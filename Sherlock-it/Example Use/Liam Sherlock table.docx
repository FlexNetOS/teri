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kxh7w8nw3r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Raw chat feed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&lt;!DOCTYPE html&gt;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&lt;html lang="en"&gt;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&lt;head&gt;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r w:rsidDel="00000000" w:rsidR="00000000" w:rsidRPr="00000000">
        <w:rPr>
          <w:rtl w:val="0"/>
        </w:rPr>
        <w:t xml:space="preserve">&lt;meta charset="UTF-8"&gt;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rtl w:val="0"/>
        </w:rPr>
        <w:t xml:space="preserve">&lt;meta name="viewport" content="width=device-width, initial-scale=1.0"&gt;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rtl w:val="0"/>
        </w:rPr>
        <w:t xml:space="preserve">&lt;title&gt;Clinical Hypothesis: Pediatric Case (Cypress, TX)&lt;/title&gt;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rtl w:val="0"/>
        </w:rPr>
        <w:t xml:space="preserve">&lt;style&gt;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rtl w:val="0"/>
        </w:rPr>
        <w:t xml:space="preserve">body { font-family: 'Segoe UI', Tahoma, Geneva, Verdana, sans-serif; line-height: 1.6; color:</w:t>
      </w:r>
      <w:r w:rsidDel="00000000" w:rsidR="00000000" w:rsidRPr="00000000">
        <w:rPr>
          <w:rtl w:val="0"/>
        </w:rPr>
        <w:t xml:space="preserve"> #</w:t>
      </w:r>
      <w:r w:rsidDel="00000000" w:rsidR="00000000" w:rsidRPr="00000000">
        <w:rPr>
          <w:rtl w:val="0"/>
        </w:rPr>
        <w:t xml:space="preserve">333; max-width: 800px; margin: 0 auto; padding: 20px; background-color:</w:t>
      </w:r>
      <w:r w:rsidDel="00000000" w:rsidR="00000000" w:rsidRPr="00000000">
        <w:rPr>
          <w:rtl w:val="0"/>
        </w:rPr>
        <w:t xml:space="preserve"> #</w:t>
      </w:r>
      <w:r w:rsidDel="00000000" w:rsidR="00000000" w:rsidRPr="00000000">
        <w:rPr>
          <w:rtl w:val="0"/>
        </w:rPr>
        <w:t xml:space="preserve">f9f9f9;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rtl w:val="0"/>
        </w:rPr>
        <w:t xml:space="preserve">.container { background: white; padding: 30px; border-radius: 8px; box-shadow: 0 2px 4px rgba(0,0,0,0.1);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rtl w:val="0"/>
        </w:rPr>
        <w:t xml:space="preserve">h1 { color:</w:t>
      </w:r>
      <w:r w:rsidDel="00000000" w:rsidR="00000000" w:rsidRPr="00000000">
        <w:rPr>
          <w:rtl w:val="0"/>
        </w:rPr>
        <w:t xml:space="preserve"> #</w:t>
      </w:r>
      <w:r w:rsidDel="00000000" w:rsidR="00000000" w:rsidRPr="00000000">
        <w:rPr>
          <w:rtl w:val="0"/>
        </w:rPr>
        <w:t xml:space="preserve">2c3e50; border-bottom: 2px solid</w:t>
      </w:r>
      <w:r w:rsidDel="00000000" w:rsidR="00000000" w:rsidRPr="00000000">
        <w:rPr>
          <w:rtl w:val="0"/>
        </w:rPr>
        <w:t xml:space="preserve"> #</w:t>
      </w:r>
      <w:r w:rsidDel="00000000" w:rsidR="00000000" w:rsidRPr="00000000">
        <w:rPr>
          <w:rtl w:val="0"/>
        </w:rPr>
        <w:t xml:space="preserve">3498db; padding-bottom: 10px;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rtl w:val="0"/>
        </w:rPr>
        <w:t xml:space="preserve">h2 { color:</w:t>
      </w:r>
      <w:r w:rsidDel="00000000" w:rsidR="00000000" w:rsidRPr="00000000">
        <w:rPr>
          <w:rtl w:val="0"/>
        </w:rPr>
        <w:t xml:space="preserve"> #</w:t>
      </w:r>
      <w:r w:rsidDel="00000000" w:rsidR="00000000" w:rsidRPr="00000000">
        <w:rPr>
          <w:rtl w:val="0"/>
        </w:rPr>
        <w:t xml:space="preserve">2c3e50; margin-top: 25px;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rtl w:val="0"/>
        </w:rPr>
        <w:t xml:space="preserve">.alert { background-color:</w:t>
      </w:r>
      <w:r w:rsidDel="00000000" w:rsidR="00000000" w:rsidRPr="00000000">
        <w:rPr>
          <w:rtl w:val="0"/>
        </w:rPr>
        <w:t xml:space="preserve"> #</w:t>
      </w:r>
      <w:r w:rsidDel="00000000" w:rsidR="00000000" w:rsidRPr="00000000">
        <w:rPr>
          <w:rtl w:val="0"/>
        </w:rPr>
        <w:t xml:space="preserve">fff3cd; border-left: 6px solid</w:t>
      </w:r>
      <w:r w:rsidDel="00000000" w:rsidR="00000000" w:rsidRPr="00000000">
        <w:rPr>
          <w:rtl w:val="0"/>
        </w:rPr>
        <w:t xml:space="preserve"> #</w:t>
      </w:r>
      <w:r w:rsidDel="00000000" w:rsidR="00000000" w:rsidRPr="00000000">
        <w:rPr>
          <w:rtl w:val="0"/>
        </w:rPr>
        <w:t xml:space="preserve">ffecb5; padding: 15px; margin: 20px 0; color:</w:t>
      </w:r>
      <w:r w:rsidDel="00000000" w:rsidR="00000000" w:rsidRPr="00000000">
        <w:rPr>
          <w:rtl w:val="0"/>
        </w:rPr>
        <w:t xml:space="preserve"> #</w:t>
      </w:r>
      <w:r w:rsidDel="00000000" w:rsidR="00000000" w:rsidRPr="00000000">
        <w:rPr>
          <w:rtl w:val="0"/>
        </w:rPr>
        <w:t xml:space="preserve">856404;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rtl w:val="0"/>
        </w:rPr>
        <w:t xml:space="preserve">table { width: 100%; border-collapse: collapse; margin: 20px 0; font-size: 0.9em;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rtl w:val="0"/>
        </w:rPr>
        <w:t xml:space="preserve">th, td { border: 1px solid</w:t>
      </w:r>
      <w:r w:rsidDel="00000000" w:rsidR="00000000" w:rsidRPr="00000000">
        <w:rPr>
          <w:rtl w:val="0"/>
        </w:rPr>
        <w:t xml:space="preserve"> #</w:t>
      </w:r>
      <w:r w:rsidDel="00000000" w:rsidR="00000000" w:rsidRPr="00000000">
        <w:rPr>
          <w:rtl w:val="0"/>
        </w:rPr>
        <w:t xml:space="preserve">ddd; padding: 12px; text-align: left; vertical-align: top;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rtl w:val="0"/>
        </w:rPr>
        <w:t xml:space="preserve">th { background-color:</w:t>
      </w:r>
      <w:r w:rsidDel="00000000" w:rsidR="00000000" w:rsidRPr="00000000">
        <w:rPr>
          <w:rtl w:val="0"/>
        </w:rPr>
        <w:t xml:space="preserve"> #</w:t>
      </w:r>
      <w:r w:rsidDel="00000000" w:rsidR="00000000" w:rsidRPr="00000000">
        <w:rPr>
          <w:rtl w:val="0"/>
        </w:rPr>
        <w:t xml:space="preserve">f2f2f2; font-weight: bold;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rtl w:val="0"/>
        </w:rPr>
        <w:t xml:space="preserve">.high-prob { background-color:</w:t>
      </w:r>
      <w:r w:rsidDel="00000000" w:rsidR="00000000" w:rsidRPr="00000000">
        <w:rPr>
          <w:rtl w:val="0"/>
        </w:rPr>
        <w:t xml:space="preserve"> #</w:t>
      </w:r>
      <w:r w:rsidDel="00000000" w:rsidR="00000000" w:rsidRPr="00000000">
        <w:rPr>
          <w:rtl w:val="0"/>
        </w:rPr>
        <w:t xml:space="preserve">e8f6f3; border-left: 4px solid</w:t>
      </w:r>
      <w:r w:rsidDel="00000000" w:rsidR="00000000" w:rsidRPr="00000000">
        <w:rPr>
          <w:rtl w:val="0"/>
        </w:rPr>
        <w:t xml:space="preserve"> #</w:t>
      </w:r>
      <w:r w:rsidDel="00000000" w:rsidR="00000000" w:rsidRPr="00000000">
        <w:rPr>
          <w:rtl w:val="0"/>
        </w:rPr>
        <w:t xml:space="preserve">2ecc71;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rtl w:val="0"/>
        </w:rPr>
        <w:t xml:space="preserve">.low-prob { opacity: 0.7;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r w:rsidDel="00000000" w:rsidR="00000000" w:rsidRPr="00000000">
        <w:rPr>
          <w:rtl w:val="0"/>
        </w:rPr>
        <w:t xml:space="preserve">.script-box { background-color:</w:t>
      </w:r>
      <w:r w:rsidDel="00000000" w:rsidR="00000000" w:rsidRPr="00000000">
        <w:rPr>
          <w:rtl w:val="0"/>
        </w:rPr>
        <w:t xml:space="preserve"> #</w:t>
      </w:r>
      <w:r w:rsidDel="00000000" w:rsidR="00000000" w:rsidRPr="00000000">
        <w:rPr>
          <w:rtl w:val="0"/>
        </w:rPr>
        <w:t xml:space="preserve">eef2f5; padding: 15px; border-radius: 5px; border-left: 4px solid</w:t>
      </w:r>
      <w:r w:rsidDel="00000000" w:rsidR="00000000" w:rsidRPr="00000000">
        <w:rPr>
          <w:rtl w:val="0"/>
        </w:rPr>
        <w:t xml:space="preserve"> #</w:t>
      </w:r>
      <w:r w:rsidDel="00000000" w:rsidR="00000000" w:rsidRPr="00000000">
        <w:rPr>
          <w:rtl w:val="0"/>
        </w:rPr>
        <w:t xml:space="preserve">3498db; font-style: italic;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rtl w:val="0"/>
        </w:rPr>
        <w:t xml:space="preserve">&lt;/style&gt;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&lt;/head&gt;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&lt;body&gt;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&lt;div class="container"&gt;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rtl w:val="0"/>
        </w:rPr>
        <w:t xml:space="preserve">&lt;h1&gt;Clinical Hypothesis Summary&lt;/h1&gt;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rtl w:val="0"/>
        </w:rPr>
        <w:t xml:space="preserve">&lt;p&gt;&lt;strong&gt;Patient Profile:&lt;/strong&gt; 2-year-old male | &lt;strong&gt;Location:&lt;/strong&gt; Cypress/Katy, TX&lt;/p&gt;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rtl w:val="0"/>
        </w:rPr>
        <w:t xml:space="preserve">&lt;p&gt;&lt;strong&gt;Key Symptoms:&lt;/strong&gt; Sudden high fever (post-seizure), Unilateral (one-sided) red puffy eye, Preauricular lymph node (same side), Photophobia, Amoxicillin failure.&lt;/p&gt;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rtl w:val="0"/>
        </w:rPr>
        <w:t xml:space="preserve">&lt;p&gt;&lt;strong&gt;Date:&lt;/strong&gt; April 11, 2026&lt;/p&gt;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rtl w:val="0"/>
        </w:rPr>
        <w:t xml:space="preserve">&lt;div class="alert"&gt;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rtl w:val="0"/>
        </w:rPr>
        <w:t xml:space="preserve">&lt;strong&gt;Primary Lead:&lt;/strong&gt; Bartonella (Parinaud’s Oculoglandular Syndrome) via Midge/Flea vector.</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rtl w:val="0"/>
        </w:rPr>
        <w:t xml:space="preserve">&lt;/div&gt;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r w:rsidDel="00000000" w:rsidR="00000000" w:rsidRPr="00000000">
        <w:rPr>
          <w:rtl w:val="0"/>
        </w:rPr>
        <w:t xml:space="preserve">&lt;h2&gt;Hypothesis Matrix&lt;/h2&gt;</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r w:rsidDel="00000000" w:rsidR="00000000" w:rsidRPr="00000000">
        <w:rPr>
          <w:rtl w:val="0"/>
        </w:rPr>
        <w:t xml:space="preserve">&lt;table&gt;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r w:rsidDel="00000000" w:rsidR="00000000" w:rsidRPr="00000000">
        <w:rPr>
          <w:rtl w:val="0"/>
        </w:rPr>
        <w:t xml:space="preserve">&lt;thead&gt;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rtl w:val="0"/>
        </w:rPr>
        <w:t xml:space="preserve">&lt;tr&gt;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rtl w:val="0"/>
        </w:rPr>
        <w:t xml:space="preserve">&lt;th&gt;Hypothesis&lt;/th&gt;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r w:rsidDel="00000000" w:rsidR="00000000" w:rsidRPr="00000000">
        <w:rPr>
          <w:rtl w:val="0"/>
        </w:rPr>
        <w:t xml:space="preserve">&lt;th&gt;Vector / Source&lt;/th&gt;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r w:rsidDel="00000000" w:rsidR="00000000" w:rsidRPr="00000000">
        <w:rPr>
          <w:rtl w:val="0"/>
        </w:rPr>
        <w:t xml:space="preserve">&lt;th&gt;Matching Variables&lt;/th&gt;</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rtl w:val="0"/>
        </w:rPr>
        <w:t xml:space="preserve">&lt;th&gt;Conflicting Variables&lt;/th&gt;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r w:rsidDel="00000000" w:rsidR="00000000" w:rsidRPr="00000000">
        <w:rPr>
          <w:rtl w:val="0"/>
        </w:rPr>
        <w:t xml:space="preserve">&lt;th&gt;Probability&lt;/th&gt;</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rtl w:val="0"/>
        </w:rPr>
        <w:t xml:space="preserve">&lt;/tr&gt;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r w:rsidDel="00000000" w:rsidR="00000000" w:rsidRPr="00000000">
        <w:rPr>
          <w:rtl w:val="0"/>
        </w:rPr>
        <w:t xml:space="preserve">&lt;/thead&gt;</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rtl w:val="0"/>
        </w:rPr>
        <w:t xml:space="preserve">&lt;tbody&gt;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r w:rsidDel="00000000" w:rsidR="00000000" w:rsidRPr="00000000">
        <w:rPr>
          <w:rtl w:val="0"/>
        </w:rPr>
        <w:t xml:space="preserve">&lt;tr class="high-prob"&gt;</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rtl w:val="0"/>
        </w:rPr>
        <w:t xml:space="preserve">&lt;td&gt;&lt;strong&gt;Bartonella&lt;/strong&gt;&lt;br&gt;(Cat-Scratch / POGS)&lt;/td&gt;</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r w:rsidDel="00000000" w:rsidR="00000000" w:rsidRPr="00000000">
        <w:rPr>
          <w:rtl w:val="0"/>
        </w:rPr>
        <w:t xml:space="preserve">&lt;td&gt;1.</w:t>
      </w:r>
      <w:r w:rsidDel="00000000" w:rsidR="00000000" w:rsidRPr="00000000">
        <w:rPr>
          <w:rtl w:val="0"/>
        </w:rPr>
        <w:t xml:space="preserve"> </w:t>
      </w:r>
      <w:r w:rsidDel="00000000" w:rsidR="00000000" w:rsidRPr="00000000">
        <w:rPr>
          <w:rtl w:val="0"/>
        </w:rPr>
        <w:t xml:space="preserve">Cats (Scratches)&lt;br&gt;2.</w:t>
      </w:r>
      <w:r w:rsidDel="00000000" w:rsidR="00000000" w:rsidRPr="00000000">
        <w:rPr>
          <w:rtl w:val="0"/>
        </w:rPr>
        <w:t xml:space="preserve"> </w:t>
      </w:r>
      <w:r w:rsidDel="00000000" w:rsidR="00000000" w:rsidRPr="00000000">
        <w:rPr>
          <w:rtl w:val="0"/>
        </w:rPr>
        <w:t xml:space="preserve">Fleas&lt;br&gt;3.</w:t>
      </w:r>
      <w:r w:rsidDel="00000000" w:rsidR="00000000" w:rsidRPr="00000000">
        <w:rPr>
          <w:rtl w:val="0"/>
        </w:rPr>
        <w:t xml:space="preserve"> </w:t>
      </w:r>
      <w:r w:rsidDel="00000000" w:rsidR="00000000" w:rsidRPr="00000000">
        <w:rPr>
          <w:rtl w:val="0"/>
        </w:rPr>
        <w:t xml:space="preserve">&lt;strong&gt;Biting Midges&lt;/strong&gt; (Culicoides)&lt;/td&gt;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r w:rsidDel="00000000" w:rsidR="00000000" w:rsidRPr="00000000">
        <w:rPr>
          <w:rtl w:val="0"/>
        </w:rPr>
        <w:t xml:space="preserve">• &lt;strong&gt;Perfect Match:&lt;/strong&gt; Unilateral eye + Preauricular Node (Parinaud’s).&lt;br&gt;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r w:rsidDel="00000000" w:rsidR="00000000" w:rsidRPr="00000000">
        <w:rPr>
          <w:rtl w:val="0"/>
        </w:rPr>
        <w:t xml:space="preserve">• &lt;strong&gt;Neuro:&lt;/strong&gt; Causes encephalopathy/seizures.&lt;br&gt;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r w:rsidDel="00000000" w:rsidR="00000000" w:rsidRPr="00000000">
        <w:rPr>
          <w:rtl w:val="0"/>
        </w:rPr>
        <w:t xml:space="preserve">• &lt;strong&gt;Meds:&lt;/strong&gt; 100% resistant to Amoxicillin.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r w:rsidDel="00000000" w:rsidR="00000000" w:rsidRPr="00000000">
        <w:rPr>
          <w:rtl w:val="0"/>
        </w:rPr>
        <w:t xml:space="preserve">• &lt;strong&gt;No Scratch:&lt;/strong&gt; Requires acceptance of insect vector (Midges) or unobserved flea bite.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r w:rsidDel="00000000" w:rsidR="00000000" w:rsidRPr="00000000">
        <w:rPr>
          <w:rtl w:val="0"/>
        </w:rPr>
        <w:t xml:space="preserve">&lt;td&gt;&lt;strong&gt;HIGHEST (90%)&lt;/strong&gt;&lt;/td&gt;</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rtl w:val="0"/>
        </w:rPr>
        <w:t xml:space="preserve">&lt;/tr&gt;</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r w:rsidDel="00000000" w:rsidR="00000000" w:rsidRPr="00000000">
        <w:rPr>
          <w:rtl w:val="0"/>
        </w:rPr>
        <w:t xml:space="preserve">&lt;tr&gt;</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r w:rsidDel="00000000" w:rsidR="00000000" w:rsidRPr="00000000">
        <w:rPr>
          <w:rtl w:val="0"/>
        </w:rPr>
        <w:t xml:space="preserve">&lt;td&gt;&lt;strong&gt;Oropouche Virus&lt;/strong&gt;&lt;br&gt;(Sloth Fever)&lt;/td&gt;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r w:rsidDel="00000000" w:rsidR="00000000" w:rsidRPr="00000000">
        <w:rPr>
          <w:rtl w:val="0"/>
        </w:rPr>
        <w:t xml:space="preserve">&lt;td&gt;1.</w:t>
      </w:r>
      <w:r w:rsidDel="00000000" w:rsidR="00000000" w:rsidRPr="00000000">
        <w:rPr>
          <w:rtl w:val="0"/>
        </w:rPr>
        <w:t xml:space="preserve"> </w:t>
      </w:r>
      <w:r w:rsidDel="00000000" w:rsidR="00000000" w:rsidRPr="00000000">
        <w:rPr>
          <w:rtl w:val="0"/>
        </w:rPr>
        <w:t xml:space="preserve">&lt;strong&gt;Biting Midges&lt;/strong&gt;&lt;br&gt;2.</w:t>
      </w:r>
      <w:r w:rsidDel="00000000" w:rsidR="00000000" w:rsidRPr="00000000">
        <w:rPr>
          <w:rtl w:val="0"/>
        </w:rPr>
        <w:t xml:space="preserve"> </w:t>
      </w:r>
      <w:r w:rsidDel="00000000" w:rsidR="00000000" w:rsidRPr="00000000">
        <w:rPr>
          <w:rtl w:val="0"/>
        </w:rPr>
        <w:t xml:space="preserve">Mosquitoes&lt;/td&gt;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rtl w:val="0"/>
        </w:rPr>
        <w:t xml:space="preserve">• &lt;strong&gt;Vector:&lt;/strong&gt; Matches swarming midges in backyard.&lt;br&gt;</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r w:rsidDel="00000000" w:rsidR="00000000" w:rsidRPr="00000000">
        <w:rPr>
          <w:rtl w:val="0"/>
        </w:rPr>
        <w:t xml:space="preserve">• &lt;strong&gt;Neuro:&lt;/strong&gt; Sudden fever &amp; photophobia are hallmarks.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rtl w:val="0"/>
        </w:rPr>
        <w:t xml:space="preserve">• &lt;strong&gt;Eye Sign:&lt;/strong&gt; Typically causes bilateral (both eyes) redness, not localized one-sided node.&lt;br&gt;</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r w:rsidDel="00000000" w:rsidR="00000000" w:rsidRPr="00000000">
        <w:rPr>
          <w:rtl w:val="0"/>
        </w:rPr>
        <w:t xml:space="preserve">• &lt;strong&gt;Local Data:&lt;/strong&gt; No confirmed local transmission.</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r w:rsidDel="00000000" w:rsidR="00000000" w:rsidRPr="00000000">
        <w:rPr>
          <w:rtl w:val="0"/>
        </w:rPr>
        <w:t xml:space="preserve">&lt;td&gt;&lt;strong&gt;MODERATE (40%)&lt;/strong&gt;&lt;/td&gt;</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r w:rsidDel="00000000" w:rsidR="00000000" w:rsidRPr="00000000">
        <w:rPr>
          <w:rtl w:val="0"/>
        </w:rPr>
        <w:t xml:space="preserve">&lt;/tr&gt;</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r w:rsidDel="00000000" w:rsidR="00000000" w:rsidRPr="00000000">
        <w:rPr>
          <w:rtl w:val="0"/>
        </w:rPr>
        <w:t xml:space="preserve">&lt;tr class="low-prob"&gt;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r w:rsidDel="00000000" w:rsidR="00000000" w:rsidRPr="00000000">
        <w:rPr>
          <w:rtl w:val="0"/>
        </w:rPr>
        <w:t xml:space="preserve">&lt;td&gt;&lt;strong&gt;Adenovirus&lt;/strong&gt;&lt;br&gt;(PCF)&lt;/td&gt;</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w:t>
      </w:r>
      <w:r w:rsidDel="00000000" w:rsidR="00000000" w:rsidRPr="00000000">
        <w:rPr>
          <w:rtl w:val="0"/>
        </w:rPr>
        <w:t xml:space="preserve">&lt;td&gt;1.</w:t>
      </w:r>
      <w:r w:rsidDel="00000000" w:rsidR="00000000" w:rsidRPr="00000000">
        <w:rPr>
          <w:rtl w:val="0"/>
        </w:rPr>
        <w:t xml:space="preserve"> </w:t>
      </w:r>
      <w:r w:rsidDel="00000000" w:rsidR="00000000" w:rsidRPr="00000000">
        <w:rPr>
          <w:rtl w:val="0"/>
        </w:rPr>
        <w:t xml:space="preserve">Swimming Pools&lt;br&gt;2.</w:t>
      </w:r>
      <w:r w:rsidDel="00000000" w:rsidR="00000000" w:rsidRPr="00000000">
        <w:rPr>
          <w:rtl w:val="0"/>
        </w:rPr>
        <w:t xml:space="preserve"> </w:t>
      </w:r>
      <w:r w:rsidDel="00000000" w:rsidR="00000000" w:rsidRPr="00000000">
        <w:rPr>
          <w:rtl w:val="0"/>
        </w:rPr>
        <w:t xml:space="preserve">Droplets&lt;/td&gt;</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r w:rsidDel="00000000" w:rsidR="00000000" w:rsidRPr="00000000">
        <w:rPr>
          <w:rtl w:val="0"/>
        </w:rPr>
        <w:t xml:space="preserve">• &lt;strong&gt;Symptoms:&lt;/strong&gt; Fever, seizure, cough, "Pink Eye".&lt;br&gt;</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r w:rsidDel="00000000" w:rsidR="00000000" w:rsidRPr="00000000">
        <w:rPr>
          <w:rtl w:val="0"/>
        </w:rPr>
        <w:t xml:space="preserve">• &lt;strong&gt;Context:&lt;/strong&gt; "Pool Day" matches timeline.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t>
      </w:r>
      <w:r w:rsidDel="00000000" w:rsidR="00000000" w:rsidRPr="00000000">
        <w:rPr>
          <w:rtl w:val="0"/>
        </w:rPr>
        <w:t xml:space="preserve">• &lt;strong&gt;Contagion:&lt;/strong&gt; Highly infectious.</w:t>
      </w:r>
      <w:r w:rsidDel="00000000" w:rsidR="00000000" w:rsidRPr="00000000">
        <w:rPr>
          <w:rtl w:val="0"/>
        </w:rPr>
        <w:t xml:space="preserve"> </w:t>
      </w:r>
      <w:r w:rsidDel="00000000" w:rsidR="00000000" w:rsidRPr="00000000">
        <w:rPr>
          <w:rtl w:val="0"/>
        </w:rPr>
        <w:t xml:space="preserve">&lt;strong&gt;0% family spread&lt;/strong&gt; makes this highly unlikely.&lt;br&gt;</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r w:rsidDel="00000000" w:rsidR="00000000" w:rsidRPr="00000000">
        <w:rPr>
          <w:rtl w:val="0"/>
        </w:rPr>
        <w:t xml:space="preserve">• &lt;strong&gt;Eye:&lt;/strong&gt; Usually spreads to both eyes rapidly.</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r w:rsidDel="00000000" w:rsidR="00000000" w:rsidRPr="00000000">
        <w:rPr>
          <w:rtl w:val="0"/>
        </w:rPr>
        <w:t xml:space="preserve">&lt;td&gt;&lt;strong&gt;LOW (20%)&lt;/strong&gt;&lt;/td&gt;</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w:t>
      </w:r>
      <w:r w:rsidDel="00000000" w:rsidR="00000000" w:rsidRPr="00000000">
        <w:rPr>
          <w:rtl w:val="0"/>
        </w:rPr>
        <w:t xml:space="preserve">&lt;/tr&gt;</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r w:rsidDel="00000000" w:rsidR="00000000" w:rsidRPr="00000000">
        <w:rPr>
          <w:rtl w:val="0"/>
        </w:rPr>
        <w:t xml:space="preserve">&lt;tr&gt;</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w:t>
      </w:r>
      <w:r w:rsidDel="00000000" w:rsidR="00000000" w:rsidRPr="00000000">
        <w:rPr>
          <w:rtl w:val="0"/>
        </w:rPr>
        <w:t xml:space="preserve">&lt;td&gt;&lt;strong&gt;Periorbital Cellulitis&lt;/strong&gt;&lt;/td&gt;</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r w:rsidDel="00000000" w:rsidR="00000000" w:rsidRPr="00000000">
        <w:rPr>
          <w:rtl w:val="0"/>
        </w:rPr>
        <w:t xml:space="preserve">&lt;td&gt;1.</w:t>
      </w:r>
      <w:r w:rsidDel="00000000" w:rsidR="00000000" w:rsidRPr="00000000">
        <w:rPr>
          <w:rtl w:val="0"/>
        </w:rPr>
        <w:t xml:space="preserve"> </w:t>
      </w:r>
      <w:r w:rsidDel="00000000" w:rsidR="00000000" w:rsidRPr="00000000">
        <w:rPr>
          <w:rtl w:val="0"/>
        </w:rPr>
        <w:t xml:space="preserve">Insect Bite near eye&lt;br&gt;2.</w:t>
      </w:r>
      <w:r w:rsidDel="00000000" w:rsidR="00000000" w:rsidRPr="00000000">
        <w:rPr>
          <w:rtl w:val="0"/>
        </w:rPr>
        <w:t xml:space="preserve"> </w:t>
      </w:r>
      <w:r w:rsidDel="00000000" w:rsidR="00000000" w:rsidRPr="00000000">
        <w:rPr>
          <w:rtl w:val="0"/>
        </w:rPr>
        <w:t xml:space="preserve">Sinus spread&lt;/td&gt;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r w:rsidDel="00000000" w:rsidR="00000000" w:rsidRPr="00000000">
        <w:rPr>
          <w:rtl w:val="0"/>
        </w:rPr>
        <w:t xml:space="preserve">• &lt;strong&gt;Visual:&lt;/strong&gt; Explains persistent "purplish" swelling.&lt;br&gt;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t>
      </w:r>
      <w:r w:rsidDel="00000000" w:rsidR="00000000" w:rsidRPr="00000000">
        <w:rPr>
          <w:rtl w:val="0"/>
        </w:rPr>
        <w:t xml:space="preserve">• &lt;strong&gt;Unilateral:&lt;/strong&gt; Affects only one eye.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w:t>
      </w:r>
      <w:r w:rsidDel="00000000" w:rsidR="00000000" w:rsidRPr="00000000">
        <w:rPr>
          <w:rtl w:val="0"/>
        </w:rPr>
        <w:t xml:space="preserve">• &lt;strong&gt;Treatment:&lt;/strong&gt; Failure of Amoxicillin suggests MRSA or non-bacterial cause.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r w:rsidDel="00000000" w:rsidR="00000000" w:rsidRPr="00000000">
        <w:rPr>
          <w:rtl w:val="0"/>
        </w:rPr>
        <w:t xml:space="preserve">&lt;/td&gt;</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t>
      </w:r>
      <w:r w:rsidDel="00000000" w:rsidR="00000000" w:rsidRPr="00000000">
        <w:rPr>
          <w:rtl w:val="0"/>
        </w:rPr>
        <w:t xml:space="preserve">&lt;td&gt;&lt;strong&gt;MODERATE (50%)&lt;/strong&gt;&lt;/td&gt;</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r w:rsidDel="00000000" w:rsidR="00000000" w:rsidRPr="00000000">
        <w:rPr>
          <w:rtl w:val="0"/>
        </w:rPr>
        <w:t xml:space="preserve">&lt;/tr&gt;</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rtl w:val="0"/>
        </w:rPr>
        <w:t xml:space="preserve">&lt;/tbody&gt;</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r w:rsidDel="00000000" w:rsidR="00000000" w:rsidRPr="00000000">
        <w:rPr>
          <w:rtl w:val="0"/>
        </w:rPr>
        <w:t xml:space="preserve">&lt;/table&gt;</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r w:rsidDel="00000000" w:rsidR="00000000" w:rsidRPr="00000000">
        <w:rPr>
          <w:rtl w:val="0"/>
        </w:rPr>
        <w:t xml:space="preserve">&lt;h2&gt;Doctor Consultation Script&lt;/h2&gt;</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r w:rsidDel="00000000" w:rsidR="00000000" w:rsidRPr="00000000">
        <w:rPr>
          <w:rtl w:val="0"/>
        </w:rPr>
        <w:t xml:space="preserve">&lt;p&gt;Use this logic chain to advocate for testing:&lt;/p&gt;</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t>
      </w:r>
      <w:r w:rsidDel="00000000" w:rsidR="00000000" w:rsidRPr="00000000">
        <w:rPr>
          <w:rtl w:val="0"/>
        </w:rPr>
        <w:t xml:space="preserve">&lt;div class="script-box"&gt;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t>
      </w:r>
      <w:r w:rsidDel="00000000" w:rsidR="00000000" w:rsidRPr="00000000">
        <w:rPr>
          <w:rtl w:val="0"/>
        </w:rPr>
        <w:t xml:space="preserve">&lt;p&gt;"The Amoxicillin failed, which rules out standard Strep/Staph."&lt;/p&gt;</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r w:rsidDel="00000000" w:rsidR="00000000" w:rsidRPr="00000000">
        <w:rPr>
          <w:rtl w:val="0"/>
        </w:rPr>
        <w:t xml:space="preserve">&lt;p&gt;"No one else in the house is sick, which makes Adenovirus highly unlikely."&lt;/p&gt;</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t>
      </w:r>
      <w:r w:rsidDel="00000000" w:rsidR="00000000" w:rsidRPr="00000000">
        <w:rPr>
          <w:rtl w:val="0"/>
        </w:rPr>
        <w:t xml:space="preserve">&lt;p&gt;"The combination of a &lt;strong&gt;unilateral red eye&lt;/strong&gt; and a &lt;strong&gt;preauricular lymph node&lt;/strong&gt; is the textbook definition of &lt;strong&gt;Parinaud’s Oculoglandular Syndrome&lt;/strong&gt;."&lt;/p&gt;</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w:t>
      </w:r>
      <w:r w:rsidDel="00000000" w:rsidR="00000000" w:rsidRPr="00000000">
        <w:rPr>
          <w:rtl w:val="0"/>
        </w:rPr>
        <w:t xml:space="preserve">&lt;p&gt;"Therefore, I am requesting a &lt;strong&gt;Bartonella Henselae IgM/IgG&lt;/strong&gt; test to rule out Cat Scratch Disease, which can be transmitted by the vectors (fleas/midges) present in our yard."&lt;/p&gt;</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rtl w:val="0"/>
        </w:rPr>
        <w:t xml:space="preserve">&lt;/div&gt;</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&lt;/div&gt;</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&lt;/body&gt;</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&lt;/html&gt;</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&lt;head&gt;</w:t>
      </w:r>
    </w:p>
    <w:p w:rsidR="00000000" w:rsidDel="00000000" w:rsidP="00000000" w:rsidRDefault="00000000" w:rsidRPr="00000000" w14:paraId="000000DF">
      <w:pPr>
        <w:rPr/>
      </w:pPr>
      <w:r w:rsidDel="00000000" w:rsidR="00000000" w:rsidRPr="00000000">
        <w:rPr>
          <w:rtl w:val="0"/>
        </w:rPr>
        <w:t xml:space="preserve">    &lt;meta charset="UTF-8"&gt;</w:t>
      </w:r>
    </w:p>
    <w:p w:rsidR="00000000" w:rsidDel="00000000" w:rsidP="00000000" w:rsidRDefault="00000000" w:rsidRPr="00000000" w14:paraId="000000E0">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E1">
      <w:pPr>
        <w:rPr/>
      </w:pPr>
      <w:r w:rsidDel="00000000" w:rsidR="00000000" w:rsidRPr="00000000">
        <w:rPr>
          <w:rtl w:val="0"/>
        </w:rPr>
        <w:t xml:space="preserve">    &lt;title&gt;Clinical Hypothesis: Pediatric Case (Cypress, TX)&lt;/title&gt;</w:t>
      </w:r>
    </w:p>
    <w:p w:rsidR="00000000" w:rsidDel="00000000" w:rsidP="00000000" w:rsidRDefault="00000000" w:rsidRPr="00000000" w14:paraId="000000E2">
      <w:pPr>
        <w:rPr/>
      </w:pPr>
      <w:r w:rsidDel="00000000" w:rsidR="00000000" w:rsidRPr="00000000">
        <w:rPr>
          <w:rtl w:val="0"/>
        </w:rPr>
        <w:t xml:space="preserve">    &lt;style&gt;</w:t>
      </w:r>
    </w:p>
    <w:p w:rsidR="00000000" w:rsidDel="00000000" w:rsidP="00000000" w:rsidRDefault="00000000" w:rsidRPr="00000000" w14:paraId="000000E3">
      <w:pPr>
        <w:rPr/>
      </w:pPr>
      <w:r w:rsidDel="00000000" w:rsidR="00000000" w:rsidRPr="00000000">
        <w:rPr>
          <w:rtl w:val="0"/>
        </w:rPr>
        <w:t xml:space="preserve">        body { font-family: 'Segoe UI', Tahoma, Geneva, Verdana, sans-serif; line-height: 1.6; color: #333; max-width: 800px; margin: 0 auto; padding: 20px; background-color: #f9f9f9; }</w:t>
      </w:r>
    </w:p>
    <w:p w:rsidR="00000000" w:rsidDel="00000000" w:rsidP="00000000" w:rsidRDefault="00000000" w:rsidRPr="00000000" w14:paraId="000000E4">
      <w:pPr>
        <w:rPr/>
      </w:pPr>
      <w:r w:rsidDel="00000000" w:rsidR="00000000" w:rsidRPr="00000000">
        <w:rPr>
          <w:rtl w:val="0"/>
        </w:rPr>
        <w:t xml:space="preserve">        .container { background: white; padding: 30px; border-radius: 8px; box-shadow: 0 2px 4px rgba(0,0,0,0.1); }</w:t>
      </w:r>
    </w:p>
    <w:p w:rsidR="00000000" w:rsidDel="00000000" w:rsidP="00000000" w:rsidRDefault="00000000" w:rsidRPr="00000000" w14:paraId="000000E5">
      <w:pPr>
        <w:rPr/>
      </w:pPr>
      <w:r w:rsidDel="00000000" w:rsidR="00000000" w:rsidRPr="00000000">
        <w:rPr>
          <w:rtl w:val="0"/>
        </w:rPr>
        <w:t xml:space="preserve">        h1 { color: #2c3e50; border-bottom: 2px solid #3498db; padding-bottom: 10px; }</w:t>
      </w:r>
    </w:p>
    <w:p w:rsidR="00000000" w:rsidDel="00000000" w:rsidP="00000000" w:rsidRDefault="00000000" w:rsidRPr="00000000" w14:paraId="000000E6">
      <w:pPr>
        <w:rPr/>
      </w:pPr>
      <w:r w:rsidDel="00000000" w:rsidR="00000000" w:rsidRPr="00000000">
        <w:rPr>
          <w:rtl w:val="0"/>
        </w:rPr>
        <w:t xml:space="preserve">        h2 { color: #2c3e50; margin-top: 25px; }</w:t>
      </w:r>
    </w:p>
    <w:p w:rsidR="00000000" w:rsidDel="00000000" w:rsidP="00000000" w:rsidRDefault="00000000" w:rsidRPr="00000000" w14:paraId="000000E7">
      <w:pPr>
        <w:rPr/>
      </w:pPr>
      <w:r w:rsidDel="00000000" w:rsidR="00000000" w:rsidRPr="00000000">
        <w:rPr>
          <w:rtl w:val="0"/>
        </w:rPr>
        <w:t xml:space="preserve">        .alert { background-color: #fff3cd; border-left: 6px solid #ffecb5; padding: 15px; margin: 20px 0; color: #856404; }</w:t>
      </w:r>
    </w:p>
    <w:p w:rsidR="00000000" w:rsidDel="00000000" w:rsidP="00000000" w:rsidRDefault="00000000" w:rsidRPr="00000000" w14:paraId="000000E8">
      <w:pPr>
        <w:rPr/>
      </w:pPr>
      <w:r w:rsidDel="00000000" w:rsidR="00000000" w:rsidRPr="00000000">
        <w:rPr>
          <w:rtl w:val="0"/>
        </w:rPr>
        <w:t xml:space="preserve">        table { width: 100%; border-collapse: collapse; margin: 20px 0; font-size: 0.9em; }</w:t>
      </w:r>
    </w:p>
    <w:p w:rsidR="00000000" w:rsidDel="00000000" w:rsidP="00000000" w:rsidRDefault="00000000" w:rsidRPr="00000000" w14:paraId="000000E9">
      <w:pPr>
        <w:rPr/>
      </w:pPr>
      <w:r w:rsidDel="00000000" w:rsidR="00000000" w:rsidRPr="00000000">
        <w:rPr>
          <w:rtl w:val="0"/>
        </w:rPr>
        <w:t xml:space="preserve">        th, td { border: 1px solid #ddd; padding: 12px; text-align: left; vertical-align: top; }</w:t>
      </w:r>
    </w:p>
    <w:p w:rsidR="00000000" w:rsidDel="00000000" w:rsidP="00000000" w:rsidRDefault="00000000" w:rsidRPr="00000000" w14:paraId="000000EA">
      <w:pPr>
        <w:rPr/>
      </w:pPr>
      <w:r w:rsidDel="00000000" w:rsidR="00000000" w:rsidRPr="00000000">
        <w:rPr>
          <w:rtl w:val="0"/>
        </w:rPr>
        <w:t xml:space="preserve">        th { background-color: #f2f2f2; font-weight: bold; }</w:t>
      </w:r>
    </w:p>
    <w:p w:rsidR="00000000" w:rsidDel="00000000" w:rsidP="00000000" w:rsidRDefault="00000000" w:rsidRPr="00000000" w14:paraId="000000EB">
      <w:pPr>
        <w:rPr/>
      </w:pPr>
      <w:r w:rsidDel="00000000" w:rsidR="00000000" w:rsidRPr="00000000">
        <w:rPr>
          <w:rtl w:val="0"/>
        </w:rPr>
        <w:t xml:space="preserve">        .high-prob { background-color: #e8f6f3; border-left: 4px solid #2ecc71; }</w:t>
      </w:r>
    </w:p>
    <w:p w:rsidR="00000000" w:rsidDel="00000000" w:rsidP="00000000" w:rsidRDefault="00000000" w:rsidRPr="00000000" w14:paraId="000000EC">
      <w:pPr>
        <w:rPr/>
      </w:pPr>
      <w:r w:rsidDel="00000000" w:rsidR="00000000" w:rsidRPr="00000000">
        <w:rPr>
          <w:rtl w:val="0"/>
        </w:rPr>
        <w:t xml:space="preserve">        .low-prob { opacity: 0.7; }</w:t>
      </w:r>
    </w:p>
    <w:p w:rsidR="00000000" w:rsidDel="00000000" w:rsidP="00000000" w:rsidRDefault="00000000" w:rsidRPr="00000000" w14:paraId="000000ED">
      <w:pPr>
        <w:rPr/>
      </w:pPr>
      <w:r w:rsidDel="00000000" w:rsidR="00000000" w:rsidRPr="00000000">
        <w:rPr>
          <w:rtl w:val="0"/>
        </w:rPr>
        <w:t xml:space="preserve">        .script-box { background-color: #eef2f5; padding: 15px; border-radius: 5px; border-left: 4px solid #3498db; font-style: italic; }</w:t>
      </w:r>
    </w:p>
    <w:p w:rsidR="00000000" w:rsidDel="00000000" w:rsidP="00000000" w:rsidRDefault="00000000" w:rsidRPr="00000000" w14:paraId="000000EE">
      <w:pPr>
        <w:rPr/>
      </w:pPr>
      <w:r w:rsidDel="00000000" w:rsidR="00000000" w:rsidRPr="00000000">
        <w:rPr>
          <w:rtl w:val="0"/>
        </w:rPr>
        <w:t xml:space="preserve">    &lt;/style&gt;</w:t>
      </w:r>
    </w:p>
    <w:p w:rsidR="00000000" w:rsidDel="00000000" w:rsidP="00000000" w:rsidRDefault="00000000" w:rsidRPr="00000000" w14:paraId="000000EF">
      <w:pPr>
        <w:rPr/>
      </w:pPr>
      <w:r w:rsidDel="00000000" w:rsidR="00000000" w:rsidRPr="00000000">
        <w:rPr>
          <w:rtl w:val="0"/>
        </w:rPr>
        <w:t xml:space="preserve">&lt;/head&gt;</w:t>
      </w:r>
    </w:p>
    <w:p w:rsidR="00000000" w:rsidDel="00000000" w:rsidP="00000000" w:rsidRDefault="00000000" w:rsidRPr="00000000" w14:paraId="000000F0">
      <w:pPr>
        <w:rPr/>
      </w:pPr>
      <w:r w:rsidDel="00000000" w:rsidR="00000000" w:rsidRPr="00000000">
        <w:rPr>
          <w:rtl w:val="0"/>
        </w:rPr>
        <w:t xml:space="preserve">&lt;body&gt;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&lt;div class="container"&gt;</w:t>
      </w:r>
    </w:p>
    <w:p w:rsidR="00000000" w:rsidDel="00000000" w:rsidP="00000000" w:rsidRDefault="00000000" w:rsidRPr="00000000" w14:paraId="000000F3">
      <w:pPr>
        <w:rPr/>
      </w:pPr>
      <w:r w:rsidDel="00000000" w:rsidR="00000000" w:rsidRPr="00000000">
        <w:rPr>
          <w:rtl w:val="0"/>
        </w:rPr>
        <w:t xml:space="preserve">    &lt;h1&gt;Clinical Hypothesis Summary&lt;/h1&gt;</w:t>
      </w:r>
    </w:p>
    <w:p w:rsidR="00000000" w:rsidDel="00000000" w:rsidP="00000000" w:rsidRDefault="00000000" w:rsidRPr="00000000" w14:paraId="000000F4">
      <w:pPr>
        <w:rPr/>
      </w:pPr>
      <w:r w:rsidDel="00000000" w:rsidR="00000000" w:rsidRPr="00000000">
        <w:rPr>
          <w:rtl w:val="0"/>
        </w:rPr>
        <w:t xml:space="preserve">    &lt;p&gt;&lt;strong&gt;Patient Profile:&lt;/strong&gt; 2-year-old male | &lt;strong&gt;Location:&lt;/strong&gt; Cypress/Katy, TX&lt;/p&gt;</w:t>
      </w:r>
    </w:p>
    <w:p w:rsidR="00000000" w:rsidDel="00000000" w:rsidP="00000000" w:rsidRDefault="00000000" w:rsidRPr="00000000" w14:paraId="000000F5">
      <w:pPr>
        <w:rPr/>
      </w:pPr>
      <w:r w:rsidDel="00000000" w:rsidR="00000000" w:rsidRPr="00000000">
        <w:rPr>
          <w:rtl w:val="0"/>
        </w:rPr>
        <w:t xml:space="preserve">    &lt;p&gt;&lt;strong&gt;Key Symptoms:&lt;/strong&gt; Sudden high fever (post-seizure), Unilateral (one-sided) red puffy eye, Preauricular lymph node (same side), Photophobia, Amoxicillin failure.&lt;/p&gt;</w:t>
      </w:r>
    </w:p>
    <w:p w:rsidR="00000000" w:rsidDel="00000000" w:rsidP="00000000" w:rsidRDefault="00000000" w:rsidRPr="00000000" w14:paraId="000000F6">
      <w:pPr>
        <w:rPr/>
      </w:pPr>
      <w:r w:rsidDel="00000000" w:rsidR="00000000" w:rsidRPr="00000000">
        <w:rPr>
          <w:rtl w:val="0"/>
        </w:rPr>
        <w:t xml:space="preserve">    &lt;p&gt;&lt;strong&gt;Date:&lt;/strong&gt; April 11, 2026&lt;/p&gt;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&lt;div class="alert"&gt;</w:t>
      </w:r>
    </w:p>
    <w:p w:rsidR="00000000" w:rsidDel="00000000" w:rsidP="00000000" w:rsidRDefault="00000000" w:rsidRPr="00000000" w14:paraId="000000F9">
      <w:pPr>
        <w:rPr/>
      </w:pPr>
      <w:r w:rsidDel="00000000" w:rsidR="00000000" w:rsidRPr="00000000">
        <w:rPr>
          <w:rtl w:val="0"/>
        </w:rPr>
        <w:t xml:space="preserve">        &lt;strong&gt;Primary Lead:&lt;/strong&gt; Bartonella (Parinaud’s Oculoglandular Syndrome) via Midge/Flea vector.</w:t>
      </w:r>
    </w:p>
    <w:p w:rsidR="00000000" w:rsidDel="00000000" w:rsidP="00000000" w:rsidRDefault="00000000" w:rsidRPr="00000000" w14:paraId="000000FA">
      <w:pPr>
        <w:rPr/>
      </w:pPr>
      <w:r w:rsidDel="00000000" w:rsidR="00000000" w:rsidRPr="00000000">
        <w:rPr>
          <w:rtl w:val="0"/>
        </w:rPr>
        <w:t xml:space="preserve">    &lt;/div&gt;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&lt;h2&gt;Hypothesis Matrix&lt;/h2&gt;</w:t>
      </w:r>
    </w:p>
    <w:p w:rsidR="00000000" w:rsidDel="00000000" w:rsidP="00000000" w:rsidRDefault="00000000" w:rsidRPr="00000000" w14:paraId="000000FD">
      <w:pPr>
        <w:rPr/>
      </w:pPr>
      <w:r w:rsidDel="00000000" w:rsidR="00000000" w:rsidRPr="00000000">
        <w:rPr>
          <w:rtl w:val="0"/>
        </w:rPr>
        <w:t xml:space="preserve">    &lt;table&gt;</w:t>
      </w:r>
    </w:p>
    <w:p w:rsidR="00000000" w:rsidDel="00000000" w:rsidP="00000000" w:rsidRDefault="00000000" w:rsidRPr="00000000" w14:paraId="000000FE">
      <w:pPr>
        <w:rPr/>
      </w:pPr>
      <w:r w:rsidDel="00000000" w:rsidR="00000000" w:rsidRPr="00000000">
        <w:rPr>
          <w:rtl w:val="0"/>
        </w:rPr>
        <w:t xml:space="preserve">        &lt;thead&gt;</w:t>
      </w:r>
    </w:p>
    <w:p w:rsidR="00000000" w:rsidDel="00000000" w:rsidP="00000000" w:rsidRDefault="00000000" w:rsidRPr="00000000" w14:paraId="000000FF">
      <w:pPr>
        <w:rPr/>
      </w:pPr>
      <w:r w:rsidDel="00000000" w:rsidR="00000000" w:rsidRPr="00000000">
        <w:rPr>
          <w:rtl w:val="0"/>
        </w:rPr>
        <w:t xml:space="preserve">            &lt;tr&gt;</w:t>
      </w:r>
    </w:p>
    <w:p w:rsidR="00000000" w:rsidDel="00000000" w:rsidP="00000000" w:rsidRDefault="00000000" w:rsidRPr="00000000" w14:paraId="00000100">
      <w:pPr>
        <w:rPr/>
      </w:pPr>
      <w:r w:rsidDel="00000000" w:rsidR="00000000" w:rsidRPr="00000000">
        <w:rPr>
          <w:rtl w:val="0"/>
        </w:rPr>
        <w:t xml:space="preserve">                &lt;th&gt;Hypothesis&lt;/th&gt;</w:t>
      </w:r>
    </w:p>
    <w:p w:rsidR="00000000" w:rsidDel="00000000" w:rsidP="00000000" w:rsidRDefault="00000000" w:rsidRPr="00000000" w14:paraId="00000101">
      <w:pPr>
        <w:rPr/>
      </w:pPr>
      <w:r w:rsidDel="00000000" w:rsidR="00000000" w:rsidRPr="00000000">
        <w:rPr>
          <w:rtl w:val="0"/>
        </w:rPr>
        <w:t xml:space="preserve">                &lt;th&gt;Vector / Source&lt;/th&gt;</w:t>
      </w:r>
    </w:p>
    <w:p w:rsidR="00000000" w:rsidDel="00000000" w:rsidP="00000000" w:rsidRDefault="00000000" w:rsidRPr="00000000" w14:paraId="00000102">
      <w:pPr>
        <w:rPr/>
      </w:pPr>
      <w:r w:rsidDel="00000000" w:rsidR="00000000" w:rsidRPr="00000000">
        <w:rPr>
          <w:rtl w:val="0"/>
        </w:rPr>
        <w:t xml:space="preserve">                &lt;th&gt;Matching Variables&lt;/th&gt;</w:t>
      </w:r>
    </w:p>
    <w:p w:rsidR="00000000" w:rsidDel="00000000" w:rsidP="00000000" w:rsidRDefault="00000000" w:rsidRPr="00000000" w14:paraId="00000103">
      <w:pPr>
        <w:rPr/>
      </w:pPr>
      <w:r w:rsidDel="00000000" w:rsidR="00000000" w:rsidRPr="00000000">
        <w:rPr>
          <w:rtl w:val="0"/>
        </w:rPr>
        <w:t xml:space="preserve">                &lt;th&gt;Conflicting Variables&lt;/th&gt;</w:t>
      </w:r>
    </w:p>
    <w:p w:rsidR="00000000" w:rsidDel="00000000" w:rsidP="00000000" w:rsidRDefault="00000000" w:rsidRPr="00000000" w14:paraId="00000104">
      <w:pPr>
        <w:rPr/>
      </w:pPr>
      <w:r w:rsidDel="00000000" w:rsidR="00000000" w:rsidRPr="00000000">
        <w:rPr>
          <w:rtl w:val="0"/>
        </w:rPr>
        <w:t xml:space="preserve">                &lt;th&gt;Probability&lt;/th&gt;</w:t>
      </w:r>
    </w:p>
    <w:p w:rsidR="00000000" w:rsidDel="00000000" w:rsidP="00000000" w:rsidRDefault="00000000" w:rsidRPr="00000000" w14:paraId="00000105">
      <w:pPr>
        <w:rPr/>
      </w:pPr>
      <w:r w:rsidDel="00000000" w:rsidR="00000000" w:rsidRPr="00000000">
        <w:rPr>
          <w:rtl w:val="0"/>
        </w:rPr>
        <w:t xml:space="preserve">            &lt;/tr&gt;</w:t>
      </w:r>
    </w:p>
    <w:p w:rsidR="00000000" w:rsidDel="00000000" w:rsidP="00000000" w:rsidRDefault="00000000" w:rsidRPr="00000000" w14:paraId="00000106">
      <w:pPr>
        <w:rPr/>
      </w:pPr>
      <w:r w:rsidDel="00000000" w:rsidR="00000000" w:rsidRPr="00000000">
        <w:rPr>
          <w:rtl w:val="0"/>
        </w:rPr>
        <w:t xml:space="preserve">        &lt;/thead&gt;</w:t>
      </w:r>
    </w:p>
    <w:p w:rsidR="00000000" w:rsidDel="00000000" w:rsidP="00000000" w:rsidRDefault="00000000" w:rsidRPr="00000000" w14:paraId="00000107">
      <w:pPr>
        <w:rPr/>
      </w:pPr>
      <w:r w:rsidDel="00000000" w:rsidR="00000000" w:rsidRPr="00000000">
        <w:rPr>
          <w:rtl w:val="0"/>
        </w:rPr>
        <w:t xml:space="preserve">        &lt;tbody&gt;</w:t>
      </w:r>
    </w:p>
    <w:p w:rsidR="00000000" w:rsidDel="00000000" w:rsidP="00000000" w:rsidRDefault="00000000" w:rsidRPr="00000000" w14:paraId="00000108">
      <w:pPr>
        <w:rPr/>
      </w:pPr>
      <w:r w:rsidDel="00000000" w:rsidR="00000000" w:rsidRPr="00000000">
        <w:rPr>
          <w:rtl w:val="0"/>
        </w:rPr>
        <w:t xml:space="preserve">            &lt;tr class="high-prob"&gt;</w:t>
      </w:r>
    </w:p>
    <w:p w:rsidR="00000000" w:rsidDel="00000000" w:rsidP="00000000" w:rsidRDefault="00000000" w:rsidRPr="00000000" w14:paraId="00000109">
      <w:pPr>
        <w:rPr/>
      </w:pPr>
      <w:r w:rsidDel="00000000" w:rsidR="00000000" w:rsidRPr="00000000">
        <w:rPr>
          <w:rtl w:val="0"/>
        </w:rPr>
        <w:t xml:space="preserve">                &lt;td&gt;&lt;strong&gt;Bartonella&lt;/strong&gt;&lt;br&gt;(Cat-Scratch / POGS)&lt;/td&gt;</w:t>
      </w:r>
    </w:p>
    <w:p w:rsidR="00000000" w:rsidDel="00000000" w:rsidP="00000000" w:rsidRDefault="00000000" w:rsidRPr="00000000" w14:paraId="0000010A">
      <w:pPr>
        <w:rPr/>
      </w:pPr>
      <w:r w:rsidDel="00000000" w:rsidR="00000000" w:rsidRPr="00000000">
        <w:rPr>
          <w:rtl w:val="0"/>
        </w:rPr>
        <w:t xml:space="preserve">                &lt;td&gt;1. Cats (Scratches)&lt;br&gt;2. Fleas&lt;br&gt;3. &lt;strong&gt;Biting Midges&lt;/strong&gt; (Culicoides)&lt;/td&gt;</w:t>
      </w:r>
    </w:p>
    <w:p w:rsidR="00000000" w:rsidDel="00000000" w:rsidP="00000000" w:rsidRDefault="00000000" w:rsidRPr="00000000" w14:paraId="0000010B">
      <w:pPr>
        <w:rPr/>
      </w:pPr>
      <w:r w:rsidDel="00000000" w:rsidR="00000000" w:rsidRPr="00000000">
        <w:rPr>
          <w:rtl w:val="0"/>
        </w:rPr>
        <w:t xml:space="preserve">                &lt;td&gt;</w:t>
      </w:r>
    </w:p>
    <w:p w:rsidR="00000000" w:rsidDel="00000000" w:rsidP="00000000" w:rsidRDefault="00000000" w:rsidRPr="00000000" w14:paraId="0000010C">
      <w:pPr>
        <w:rPr/>
      </w:pPr>
      <w:r w:rsidDel="00000000" w:rsidR="00000000" w:rsidRPr="00000000">
        <w:rPr>
          <w:rtl w:val="0"/>
        </w:rPr>
        <w:t xml:space="preserve">                    • &lt;strong&gt;Perfect Match:&lt;/strong&gt; Unilateral eye + Preauricular Node (Parinaud’s).&lt;br&gt;</w:t>
      </w:r>
    </w:p>
    <w:p w:rsidR="00000000" w:rsidDel="00000000" w:rsidP="00000000" w:rsidRDefault="00000000" w:rsidRPr="00000000" w14:paraId="0000010D">
      <w:pPr>
        <w:rPr/>
      </w:pPr>
      <w:r w:rsidDel="00000000" w:rsidR="00000000" w:rsidRPr="00000000">
        <w:rPr>
          <w:rtl w:val="0"/>
        </w:rPr>
        <w:t xml:space="preserve">                    • &lt;strong&gt;Neuro:&lt;/strong&gt; Causes encephalopathy/seizures.&lt;br&gt;</w:t>
      </w:r>
    </w:p>
    <w:p w:rsidR="00000000" w:rsidDel="00000000" w:rsidP="00000000" w:rsidRDefault="00000000" w:rsidRPr="00000000" w14:paraId="0000010E">
      <w:pPr>
        <w:rPr/>
      </w:pPr>
      <w:r w:rsidDel="00000000" w:rsidR="00000000" w:rsidRPr="00000000">
        <w:rPr>
          <w:rtl w:val="0"/>
        </w:rPr>
        <w:t xml:space="preserve">                    • &lt;strong&gt;Meds:&lt;/strong&gt; 100% resistant to Amoxicillin.</w:t>
      </w:r>
    </w:p>
    <w:p w:rsidR="00000000" w:rsidDel="00000000" w:rsidP="00000000" w:rsidRDefault="00000000" w:rsidRPr="00000000" w14:paraId="0000010F">
      <w:pPr>
        <w:rPr/>
      </w:pPr>
      <w:r w:rsidDel="00000000" w:rsidR="00000000" w:rsidRPr="00000000">
        <w:rPr>
          <w:rtl w:val="0"/>
        </w:rPr>
        <w:t xml:space="preserve">                &lt;/td&gt;</w:t>
      </w:r>
    </w:p>
    <w:p w:rsidR="00000000" w:rsidDel="00000000" w:rsidP="00000000" w:rsidRDefault="00000000" w:rsidRPr="00000000" w14:paraId="00000110">
      <w:pPr>
        <w:rPr/>
      </w:pPr>
      <w:r w:rsidDel="00000000" w:rsidR="00000000" w:rsidRPr="00000000">
        <w:rPr>
          <w:rtl w:val="0"/>
        </w:rPr>
        <w:t xml:space="preserve">                &lt;td&gt;</w:t>
      </w:r>
    </w:p>
    <w:p w:rsidR="00000000" w:rsidDel="00000000" w:rsidP="00000000" w:rsidRDefault="00000000" w:rsidRPr="00000000" w14:paraId="00000111">
      <w:pPr>
        <w:rPr/>
      </w:pPr>
      <w:r w:rsidDel="00000000" w:rsidR="00000000" w:rsidRPr="00000000">
        <w:rPr>
          <w:rtl w:val="0"/>
        </w:rPr>
        <w:t xml:space="preserve">                    • &lt;strong&gt;No Scratch:&lt;/strong&gt; Requires acceptance of insect vector (Midges) or unobserved flea bite.</w:t>
      </w:r>
    </w:p>
    <w:p w:rsidR="00000000" w:rsidDel="00000000" w:rsidP="00000000" w:rsidRDefault="00000000" w:rsidRPr="00000000" w14:paraId="00000112">
      <w:pPr>
        <w:rPr/>
      </w:pPr>
      <w:r w:rsidDel="00000000" w:rsidR="00000000" w:rsidRPr="00000000">
        <w:rPr>
          <w:rtl w:val="0"/>
        </w:rPr>
        <w:t xml:space="preserve">                &lt;/td&gt;</w:t>
      </w:r>
    </w:p>
    <w:p w:rsidR="00000000" w:rsidDel="00000000" w:rsidP="00000000" w:rsidRDefault="00000000" w:rsidRPr="00000000" w14:paraId="00000113">
      <w:pPr>
        <w:rPr/>
      </w:pPr>
      <w:r w:rsidDel="00000000" w:rsidR="00000000" w:rsidRPr="00000000">
        <w:rPr>
          <w:rtl w:val="0"/>
        </w:rPr>
        <w:t xml:space="preserve">                &lt;td&gt;&lt;strong&gt;HIGHEST (90%)&lt;/strong&gt;&lt;/td&gt;</w:t>
      </w:r>
    </w:p>
    <w:p w:rsidR="00000000" w:rsidDel="00000000" w:rsidP="00000000" w:rsidRDefault="00000000" w:rsidRPr="00000000" w14:paraId="00000114">
      <w:pPr>
        <w:rPr/>
      </w:pPr>
      <w:r w:rsidDel="00000000" w:rsidR="00000000" w:rsidRPr="00000000">
        <w:rPr>
          <w:rtl w:val="0"/>
        </w:rPr>
        <w:t xml:space="preserve">            &lt;/tr&gt;</w:t>
      </w:r>
    </w:p>
    <w:p w:rsidR="00000000" w:rsidDel="00000000" w:rsidP="00000000" w:rsidRDefault="00000000" w:rsidRPr="00000000" w14:paraId="00000115">
      <w:pPr>
        <w:rPr/>
      </w:pPr>
      <w:r w:rsidDel="00000000" w:rsidR="00000000" w:rsidRPr="00000000">
        <w:rPr>
          <w:rtl w:val="0"/>
        </w:rPr>
        <w:t xml:space="preserve">            &lt;tr&gt;</w:t>
      </w:r>
    </w:p>
    <w:p w:rsidR="00000000" w:rsidDel="00000000" w:rsidP="00000000" w:rsidRDefault="00000000" w:rsidRPr="00000000" w14:paraId="00000116">
      <w:pPr>
        <w:rPr/>
      </w:pPr>
      <w:r w:rsidDel="00000000" w:rsidR="00000000" w:rsidRPr="00000000">
        <w:rPr>
          <w:rtl w:val="0"/>
        </w:rPr>
        <w:t xml:space="preserve">                &lt;td&gt;&lt;strong&gt;Oropouche Virus&lt;/strong&gt;&lt;br&gt;(Sloth Fever)&lt;/td&gt;</w:t>
      </w:r>
    </w:p>
    <w:p w:rsidR="00000000" w:rsidDel="00000000" w:rsidP="00000000" w:rsidRDefault="00000000" w:rsidRPr="00000000" w14:paraId="00000117">
      <w:pPr>
        <w:rPr/>
      </w:pPr>
      <w:r w:rsidDel="00000000" w:rsidR="00000000" w:rsidRPr="00000000">
        <w:rPr>
          <w:rtl w:val="0"/>
        </w:rPr>
        <w:t xml:space="preserve">                &lt;td&gt;1. &lt;strong&gt;Biting Midges&lt;/strong&gt;&lt;br&gt;2. Mosquitoes&lt;/td&gt;</w:t>
      </w:r>
    </w:p>
    <w:p w:rsidR="00000000" w:rsidDel="00000000" w:rsidP="00000000" w:rsidRDefault="00000000" w:rsidRPr="00000000" w14:paraId="00000118">
      <w:pPr>
        <w:rPr/>
      </w:pPr>
      <w:r w:rsidDel="00000000" w:rsidR="00000000" w:rsidRPr="00000000">
        <w:rPr>
          <w:rtl w:val="0"/>
        </w:rPr>
        <w:t xml:space="preserve">                &lt;td&gt;</w:t>
      </w:r>
    </w:p>
    <w:p w:rsidR="00000000" w:rsidDel="00000000" w:rsidP="00000000" w:rsidRDefault="00000000" w:rsidRPr="00000000" w14:paraId="00000119">
      <w:pPr>
        <w:rPr/>
      </w:pPr>
      <w:r w:rsidDel="00000000" w:rsidR="00000000" w:rsidRPr="00000000">
        <w:rPr>
          <w:rtl w:val="0"/>
        </w:rPr>
        <w:t xml:space="preserve">                    • &lt;strong&gt;Vector:&lt;/strong&gt; Matches swarming midges in backyard.&lt;br&gt;</w:t>
      </w:r>
    </w:p>
    <w:p w:rsidR="00000000" w:rsidDel="00000000" w:rsidP="00000000" w:rsidRDefault="00000000" w:rsidRPr="00000000" w14:paraId="0000011A">
      <w:pPr>
        <w:rPr/>
      </w:pPr>
      <w:r w:rsidDel="00000000" w:rsidR="00000000" w:rsidRPr="00000000">
        <w:rPr>
          <w:rtl w:val="0"/>
        </w:rPr>
        <w:t xml:space="preserve">                    • &lt;strong&gt;Neuro:&lt;/strong&gt; Sudden fever &amp; photophobia are hallmarks.</w:t>
      </w:r>
    </w:p>
    <w:p w:rsidR="00000000" w:rsidDel="00000000" w:rsidP="00000000" w:rsidRDefault="00000000" w:rsidRPr="00000000" w14:paraId="0000011B">
      <w:pPr>
        <w:rPr/>
      </w:pPr>
      <w:r w:rsidDel="00000000" w:rsidR="00000000" w:rsidRPr="00000000">
        <w:rPr>
          <w:rtl w:val="0"/>
        </w:rPr>
        <w:t xml:space="preserve">                &lt;/td&gt;</w:t>
      </w:r>
    </w:p>
    <w:p w:rsidR="00000000" w:rsidDel="00000000" w:rsidP="00000000" w:rsidRDefault="00000000" w:rsidRPr="00000000" w14:paraId="0000011C">
      <w:pPr>
        <w:rPr/>
      </w:pPr>
      <w:r w:rsidDel="00000000" w:rsidR="00000000" w:rsidRPr="00000000">
        <w:rPr>
          <w:rtl w:val="0"/>
        </w:rPr>
        <w:t xml:space="preserve">                &lt;td&gt;</w:t>
      </w:r>
    </w:p>
    <w:p w:rsidR="00000000" w:rsidDel="00000000" w:rsidP="00000000" w:rsidRDefault="00000000" w:rsidRPr="00000000" w14:paraId="0000011D">
      <w:pPr>
        <w:rPr/>
      </w:pPr>
      <w:r w:rsidDel="00000000" w:rsidR="00000000" w:rsidRPr="00000000">
        <w:rPr>
          <w:rtl w:val="0"/>
        </w:rPr>
        <w:t xml:space="preserve">                    • &lt;strong&gt;Eye Sign:&lt;/strong&gt; Typically causes bilateral (both eyes) redness, not localized one-sided node.&lt;br&gt;</w:t>
      </w:r>
    </w:p>
    <w:p w:rsidR="00000000" w:rsidDel="00000000" w:rsidP="00000000" w:rsidRDefault="00000000" w:rsidRPr="00000000" w14:paraId="0000011E">
      <w:pPr>
        <w:rPr/>
      </w:pPr>
      <w:r w:rsidDel="00000000" w:rsidR="00000000" w:rsidRPr="00000000">
        <w:rPr>
          <w:rtl w:val="0"/>
        </w:rPr>
        <w:t xml:space="preserve">                    • &lt;strong&gt;Local Data:&lt;/strong&gt; No confirmed local transmission.</w:t>
      </w:r>
    </w:p>
    <w:p w:rsidR="00000000" w:rsidDel="00000000" w:rsidP="00000000" w:rsidRDefault="00000000" w:rsidRPr="00000000" w14:paraId="0000011F">
      <w:pPr>
        <w:rPr/>
      </w:pPr>
      <w:r w:rsidDel="00000000" w:rsidR="00000000" w:rsidRPr="00000000">
        <w:rPr>
          <w:rtl w:val="0"/>
        </w:rPr>
        <w:t xml:space="preserve">                &lt;/td&gt;</w:t>
      </w:r>
    </w:p>
    <w:p w:rsidR="00000000" w:rsidDel="00000000" w:rsidP="00000000" w:rsidRDefault="00000000" w:rsidRPr="00000000" w14:paraId="00000120">
      <w:pPr>
        <w:rPr/>
      </w:pPr>
      <w:r w:rsidDel="00000000" w:rsidR="00000000" w:rsidRPr="00000000">
        <w:rPr>
          <w:rtl w:val="0"/>
        </w:rPr>
        <w:t xml:space="preserve">                &lt;td&gt;&lt;strong&gt;MODERATE (40%)&lt;/strong&gt;&lt;/td&gt;</w:t>
      </w:r>
    </w:p>
    <w:p w:rsidR="00000000" w:rsidDel="00000000" w:rsidP="00000000" w:rsidRDefault="00000000" w:rsidRPr="00000000" w14:paraId="00000121">
      <w:pPr>
        <w:rPr/>
      </w:pPr>
      <w:r w:rsidDel="00000000" w:rsidR="00000000" w:rsidRPr="00000000">
        <w:rPr>
          <w:rtl w:val="0"/>
        </w:rPr>
        <w:t xml:space="preserve">            &lt;/tr&gt;</w:t>
      </w:r>
    </w:p>
    <w:p w:rsidR="00000000" w:rsidDel="00000000" w:rsidP="00000000" w:rsidRDefault="00000000" w:rsidRPr="00000000" w14:paraId="00000122">
      <w:pPr>
        <w:rPr/>
      </w:pPr>
      <w:r w:rsidDel="00000000" w:rsidR="00000000" w:rsidRPr="00000000">
        <w:rPr>
          <w:rtl w:val="0"/>
        </w:rPr>
        <w:t xml:space="preserve">            &lt;tr class="low-prob"&gt;</w:t>
      </w:r>
    </w:p>
    <w:p w:rsidR="00000000" w:rsidDel="00000000" w:rsidP="00000000" w:rsidRDefault="00000000" w:rsidRPr="00000000" w14:paraId="00000123">
      <w:pPr>
        <w:rPr/>
      </w:pPr>
      <w:r w:rsidDel="00000000" w:rsidR="00000000" w:rsidRPr="00000000">
        <w:rPr>
          <w:rtl w:val="0"/>
        </w:rPr>
        <w:t xml:space="preserve">                &lt;td&gt;&lt;strong&gt;Adenovirus&lt;/strong&gt;&lt;br&gt;(PCF)&lt;/td&gt;</w:t>
      </w:r>
    </w:p>
    <w:p w:rsidR="00000000" w:rsidDel="00000000" w:rsidP="00000000" w:rsidRDefault="00000000" w:rsidRPr="00000000" w14:paraId="00000124">
      <w:pPr>
        <w:rPr/>
      </w:pPr>
      <w:r w:rsidDel="00000000" w:rsidR="00000000" w:rsidRPr="00000000">
        <w:rPr>
          <w:rtl w:val="0"/>
        </w:rPr>
        <w:t xml:space="preserve">                &lt;td&gt;1. Swimming Pools&lt;br&gt;2. Droplets&lt;/td&gt;</w:t>
      </w:r>
    </w:p>
    <w:p w:rsidR="00000000" w:rsidDel="00000000" w:rsidP="00000000" w:rsidRDefault="00000000" w:rsidRPr="00000000" w14:paraId="00000125">
      <w:pPr>
        <w:rPr/>
      </w:pPr>
      <w:r w:rsidDel="00000000" w:rsidR="00000000" w:rsidRPr="00000000">
        <w:rPr>
          <w:rtl w:val="0"/>
        </w:rPr>
        <w:t xml:space="preserve">                &lt;td&gt;</w:t>
      </w:r>
    </w:p>
    <w:p w:rsidR="00000000" w:rsidDel="00000000" w:rsidP="00000000" w:rsidRDefault="00000000" w:rsidRPr="00000000" w14:paraId="00000126">
      <w:pPr>
        <w:rPr/>
      </w:pPr>
      <w:r w:rsidDel="00000000" w:rsidR="00000000" w:rsidRPr="00000000">
        <w:rPr>
          <w:rtl w:val="0"/>
        </w:rPr>
        <w:t xml:space="preserve">                    • &lt;strong&gt;Symptoms:&lt;/strong&gt; Fever, seizure, cough, "Pink Eye".&lt;br&gt;</w:t>
      </w:r>
    </w:p>
    <w:p w:rsidR="00000000" w:rsidDel="00000000" w:rsidP="00000000" w:rsidRDefault="00000000" w:rsidRPr="00000000" w14:paraId="00000127">
      <w:pPr>
        <w:rPr/>
      </w:pPr>
      <w:r w:rsidDel="00000000" w:rsidR="00000000" w:rsidRPr="00000000">
        <w:rPr>
          <w:rtl w:val="0"/>
        </w:rPr>
        <w:t xml:space="preserve">                    • &lt;strong&gt;Context:&lt;/strong&gt; "Pool Day" matches timeline.</w:t>
      </w:r>
    </w:p>
    <w:p w:rsidR="00000000" w:rsidDel="00000000" w:rsidP="00000000" w:rsidRDefault="00000000" w:rsidRPr="00000000" w14:paraId="00000128">
      <w:pPr>
        <w:rPr/>
      </w:pPr>
      <w:r w:rsidDel="00000000" w:rsidR="00000000" w:rsidRPr="00000000">
        <w:rPr>
          <w:rtl w:val="0"/>
        </w:rPr>
        <w:t xml:space="preserve">                &lt;/td&gt;</w:t>
      </w:r>
    </w:p>
    <w:p w:rsidR="00000000" w:rsidDel="00000000" w:rsidP="00000000" w:rsidRDefault="00000000" w:rsidRPr="00000000" w14:paraId="00000129">
      <w:pPr>
        <w:rPr/>
      </w:pPr>
      <w:r w:rsidDel="00000000" w:rsidR="00000000" w:rsidRPr="00000000">
        <w:rPr>
          <w:rtl w:val="0"/>
        </w:rPr>
        <w:t xml:space="preserve">                &lt;td&gt;</w:t>
      </w:r>
    </w:p>
    <w:p w:rsidR="00000000" w:rsidDel="00000000" w:rsidP="00000000" w:rsidRDefault="00000000" w:rsidRPr="00000000" w14:paraId="0000012A">
      <w:pPr>
        <w:rPr/>
      </w:pPr>
      <w:r w:rsidDel="00000000" w:rsidR="00000000" w:rsidRPr="00000000">
        <w:rPr>
          <w:rtl w:val="0"/>
        </w:rPr>
        <w:t xml:space="preserve">                    • &lt;strong&gt;Contagion:&lt;/strong&gt; Highly infectious. &lt;strong&gt;0% family spread&lt;/strong&gt; makes this highly unlikely.&lt;br&gt;</w:t>
      </w:r>
    </w:p>
    <w:p w:rsidR="00000000" w:rsidDel="00000000" w:rsidP="00000000" w:rsidRDefault="00000000" w:rsidRPr="00000000" w14:paraId="0000012B">
      <w:pPr>
        <w:rPr/>
      </w:pPr>
      <w:r w:rsidDel="00000000" w:rsidR="00000000" w:rsidRPr="00000000">
        <w:rPr>
          <w:rtl w:val="0"/>
        </w:rPr>
        <w:t xml:space="preserve">                    • &lt;strong&gt;Eye:&lt;/strong&gt; Usually spreads to both eyes rapidly.</w:t>
      </w:r>
    </w:p>
    <w:p w:rsidR="00000000" w:rsidDel="00000000" w:rsidP="00000000" w:rsidRDefault="00000000" w:rsidRPr="00000000" w14:paraId="0000012C">
      <w:pPr>
        <w:rPr/>
      </w:pPr>
      <w:r w:rsidDel="00000000" w:rsidR="00000000" w:rsidRPr="00000000">
        <w:rPr>
          <w:rtl w:val="0"/>
        </w:rPr>
        <w:t xml:space="preserve">                &lt;/td&gt;</w:t>
      </w:r>
    </w:p>
    <w:p w:rsidR="00000000" w:rsidDel="00000000" w:rsidP="00000000" w:rsidRDefault="00000000" w:rsidRPr="00000000" w14:paraId="0000012D">
      <w:pPr>
        <w:rPr/>
      </w:pPr>
      <w:r w:rsidDel="00000000" w:rsidR="00000000" w:rsidRPr="00000000">
        <w:rPr>
          <w:rtl w:val="0"/>
        </w:rPr>
        <w:t xml:space="preserve">                &lt;td&gt;&lt;strong&gt;LOW (20%)&lt;/strong&gt;&lt;/td&gt;</w:t>
      </w:r>
    </w:p>
    <w:p w:rsidR="00000000" w:rsidDel="00000000" w:rsidP="00000000" w:rsidRDefault="00000000" w:rsidRPr="00000000" w14:paraId="0000012E">
      <w:pPr>
        <w:rPr/>
      </w:pPr>
      <w:r w:rsidDel="00000000" w:rsidR="00000000" w:rsidRPr="00000000">
        <w:rPr>
          <w:rtl w:val="0"/>
        </w:rPr>
        <w:t xml:space="preserve">            &lt;/tr&gt;</w:t>
      </w:r>
    </w:p>
    <w:p w:rsidR="00000000" w:rsidDel="00000000" w:rsidP="00000000" w:rsidRDefault="00000000" w:rsidRPr="00000000" w14:paraId="0000012F">
      <w:pPr>
        <w:rPr/>
      </w:pPr>
      <w:r w:rsidDel="00000000" w:rsidR="00000000" w:rsidRPr="00000000">
        <w:rPr>
          <w:rtl w:val="0"/>
        </w:rPr>
        <w:t xml:space="preserve">            &lt;tr&gt;</w:t>
      </w:r>
    </w:p>
    <w:p w:rsidR="00000000" w:rsidDel="00000000" w:rsidP="00000000" w:rsidRDefault="00000000" w:rsidRPr="00000000" w14:paraId="00000130">
      <w:pPr>
        <w:rPr/>
      </w:pPr>
      <w:r w:rsidDel="00000000" w:rsidR="00000000" w:rsidRPr="00000000">
        <w:rPr>
          <w:rtl w:val="0"/>
        </w:rPr>
        <w:t xml:space="preserve">                &lt;td&gt;&lt;strong&gt;Periorbital Cellulitis&lt;/strong&gt;&lt;/td&gt;</w:t>
      </w:r>
    </w:p>
    <w:p w:rsidR="00000000" w:rsidDel="00000000" w:rsidP="00000000" w:rsidRDefault="00000000" w:rsidRPr="00000000" w14:paraId="00000131">
      <w:pPr>
        <w:rPr/>
      </w:pPr>
      <w:r w:rsidDel="00000000" w:rsidR="00000000" w:rsidRPr="00000000">
        <w:rPr>
          <w:rtl w:val="0"/>
        </w:rPr>
        <w:t xml:space="preserve">                &lt;td&gt;1. Insect Bite near eye&lt;br&gt;2. Sinus spread&lt;/td&gt;</w:t>
      </w:r>
    </w:p>
    <w:p w:rsidR="00000000" w:rsidDel="00000000" w:rsidP="00000000" w:rsidRDefault="00000000" w:rsidRPr="00000000" w14:paraId="00000132">
      <w:pPr>
        <w:rPr/>
      </w:pPr>
      <w:r w:rsidDel="00000000" w:rsidR="00000000" w:rsidRPr="00000000">
        <w:rPr>
          <w:rtl w:val="0"/>
        </w:rPr>
        <w:t xml:space="preserve">                &lt;td&gt;</w:t>
      </w:r>
    </w:p>
    <w:p w:rsidR="00000000" w:rsidDel="00000000" w:rsidP="00000000" w:rsidRDefault="00000000" w:rsidRPr="00000000" w14:paraId="00000133">
      <w:pPr>
        <w:rPr/>
      </w:pPr>
      <w:r w:rsidDel="00000000" w:rsidR="00000000" w:rsidRPr="00000000">
        <w:rPr>
          <w:rtl w:val="0"/>
        </w:rPr>
        <w:t xml:space="preserve">                    • &lt;strong&gt;Visual:&lt;/strong&gt; Explains persistent "purplish" swelling.&lt;br&gt;</w:t>
      </w:r>
    </w:p>
    <w:p w:rsidR="00000000" w:rsidDel="00000000" w:rsidP="00000000" w:rsidRDefault="00000000" w:rsidRPr="00000000" w14:paraId="00000134">
      <w:pPr>
        <w:rPr/>
      </w:pPr>
      <w:r w:rsidDel="00000000" w:rsidR="00000000" w:rsidRPr="00000000">
        <w:rPr>
          <w:rtl w:val="0"/>
        </w:rPr>
        <w:t xml:space="preserve">                    • &lt;strong&gt;Unilateral:&lt;/strong&gt; Affects only one eye.</w:t>
      </w:r>
    </w:p>
    <w:p w:rsidR="00000000" w:rsidDel="00000000" w:rsidP="00000000" w:rsidRDefault="00000000" w:rsidRPr="00000000" w14:paraId="00000135">
      <w:pPr>
        <w:rPr/>
      </w:pPr>
      <w:r w:rsidDel="00000000" w:rsidR="00000000" w:rsidRPr="00000000">
        <w:rPr>
          <w:rtl w:val="0"/>
        </w:rPr>
        <w:t xml:space="preserve">                &lt;/td&gt;</w:t>
      </w:r>
    </w:p>
    <w:p w:rsidR="00000000" w:rsidDel="00000000" w:rsidP="00000000" w:rsidRDefault="00000000" w:rsidRPr="00000000" w14:paraId="00000136">
      <w:pPr>
        <w:rPr/>
      </w:pPr>
      <w:r w:rsidDel="00000000" w:rsidR="00000000" w:rsidRPr="00000000">
        <w:rPr>
          <w:rtl w:val="0"/>
        </w:rPr>
        <w:t xml:space="preserve">                &lt;td&gt;</w:t>
      </w:r>
    </w:p>
    <w:p w:rsidR="00000000" w:rsidDel="00000000" w:rsidP="00000000" w:rsidRDefault="00000000" w:rsidRPr="00000000" w14:paraId="00000137">
      <w:pPr>
        <w:rPr/>
      </w:pPr>
      <w:r w:rsidDel="00000000" w:rsidR="00000000" w:rsidRPr="00000000">
        <w:rPr>
          <w:rtl w:val="0"/>
        </w:rPr>
        <w:t xml:space="preserve">                    • &lt;strong&gt;Treatment:&lt;/strong&gt; Failure of Amoxicillin suggests MRSA or non-bacterial cause.</w:t>
      </w:r>
    </w:p>
    <w:p w:rsidR="00000000" w:rsidDel="00000000" w:rsidP="00000000" w:rsidRDefault="00000000" w:rsidRPr="00000000" w14:paraId="00000138">
      <w:pPr>
        <w:rPr/>
      </w:pPr>
      <w:r w:rsidDel="00000000" w:rsidR="00000000" w:rsidRPr="00000000">
        <w:rPr>
          <w:rtl w:val="0"/>
        </w:rPr>
        <w:t xml:space="preserve">                &lt;/td&gt;</w:t>
      </w:r>
    </w:p>
    <w:p w:rsidR="00000000" w:rsidDel="00000000" w:rsidP="00000000" w:rsidRDefault="00000000" w:rsidRPr="00000000" w14:paraId="00000139">
      <w:pPr>
        <w:rPr/>
      </w:pPr>
      <w:r w:rsidDel="00000000" w:rsidR="00000000" w:rsidRPr="00000000">
        <w:rPr>
          <w:rtl w:val="0"/>
        </w:rPr>
        <w:t xml:space="preserve">                &lt;td&gt;&lt;strong&gt;MODERATE (50%)&lt;/strong&gt;&lt;/td&gt;</w:t>
      </w:r>
    </w:p>
    <w:p w:rsidR="00000000" w:rsidDel="00000000" w:rsidP="00000000" w:rsidRDefault="00000000" w:rsidRPr="00000000" w14:paraId="0000013A">
      <w:pPr>
        <w:rPr/>
      </w:pPr>
      <w:r w:rsidDel="00000000" w:rsidR="00000000" w:rsidRPr="00000000">
        <w:rPr>
          <w:rtl w:val="0"/>
        </w:rPr>
        <w:t xml:space="preserve">            &lt;/tr&gt;</w:t>
      </w:r>
    </w:p>
    <w:p w:rsidR="00000000" w:rsidDel="00000000" w:rsidP="00000000" w:rsidRDefault="00000000" w:rsidRPr="00000000" w14:paraId="0000013B">
      <w:pPr>
        <w:rPr/>
      </w:pPr>
      <w:r w:rsidDel="00000000" w:rsidR="00000000" w:rsidRPr="00000000">
        <w:rPr>
          <w:rtl w:val="0"/>
        </w:rPr>
        <w:t xml:space="preserve">        &lt;/tbody&gt;</w:t>
      </w:r>
    </w:p>
    <w:p w:rsidR="00000000" w:rsidDel="00000000" w:rsidP="00000000" w:rsidRDefault="00000000" w:rsidRPr="00000000" w14:paraId="0000013C">
      <w:pPr>
        <w:rPr/>
      </w:pPr>
      <w:r w:rsidDel="00000000" w:rsidR="00000000" w:rsidRPr="00000000">
        <w:rPr>
          <w:rtl w:val="0"/>
        </w:rPr>
        <w:t xml:space="preserve">    &lt;/table&gt;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&lt;h2&gt;Doctor Consultation Script&lt;/h2&gt;</w:t>
      </w:r>
    </w:p>
    <w:p w:rsidR="00000000" w:rsidDel="00000000" w:rsidP="00000000" w:rsidRDefault="00000000" w:rsidRPr="00000000" w14:paraId="0000013F">
      <w:pPr>
        <w:rPr/>
      </w:pPr>
      <w:r w:rsidDel="00000000" w:rsidR="00000000" w:rsidRPr="00000000">
        <w:rPr>
          <w:rtl w:val="0"/>
        </w:rPr>
        <w:t xml:space="preserve">    &lt;p&gt;Use this logic chain to advocate for testing:&lt;/p&gt;</w:t>
      </w:r>
    </w:p>
    <w:p w:rsidR="00000000" w:rsidDel="00000000" w:rsidP="00000000" w:rsidRDefault="00000000" w:rsidRPr="00000000" w14:paraId="00000140">
      <w:pPr>
        <w:rPr/>
      </w:pPr>
      <w:r w:rsidDel="00000000" w:rsidR="00000000" w:rsidRPr="00000000">
        <w:rPr>
          <w:rtl w:val="0"/>
        </w:rPr>
        <w:t xml:space="preserve">    &lt;div class="script-box"&gt;</w:t>
      </w:r>
    </w:p>
    <w:p w:rsidR="00000000" w:rsidDel="00000000" w:rsidP="00000000" w:rsidRDefault="00000000" w:rsidRPr="00000000" w14:paraId="00000141">
      <w:pPr>
        <w:rPr/>
      </w:pPr>
      <w:r w:rsidDel="00000000" w:rsidR="00000000" w:rsidRPr="00000000">
        <w:rPr>
          <w:rtl w:val="0"/>
        </w:rPr>
        <w:t xml:space="preserve">        &lt;p&gt;"The Amoxicillin failed, which rules out standard Strep/Staph."&lt;/p&gt;</w:t>
      </w:r>
    </w:p>
    <w:p w:rsidR="00000000" w:rsidDel="00000000" w:rsidP="00000000" w:rsidRDefault="00000000" w:rsidRPr="00000000" w14:paraId="00000142">
      <w:pPr>
        <w:rPr/>
      </w:pPr>
      <w:r w:rsidDel="00000000" w:rsidR="00000000" w:rsidRPr="00000000">
        <w:rPr>
          <w:rtl w:val="0"/>
        </w:rPr>
        <w:t xml:space="preserve">        &lt;p&gt;"No one else in the house is sick, which makes Adenovirus highly unlikely."&lt;/p&gt;</w:t>
      </w:r>
    </w:p>
    <w:p w:rsidR="00000000" w:rsidDel="00000000" w:rsidP="00000000" w:rsidRDefault="00000000" w:rsidRPr="00000000" w14:paraId="00000143">
      <w:pPr>
        <w:rPr/>
      </w:pPr>
      <w:r w:rsidDel="00000000" w:rsidR="00000000" w:rsidRPr="00000000">
        <w:rPr>
          <w:rtl w:val="0"/>
        </w:rPr>
        <w:t xml:space="preserve">        &lt;p&gt;"The combination of a &lt;strong&gt;unilateral red eye&lt;/strong&gt; and a &lt;strong&gt;preauricular lymph node&lt;/strong&gt; is the textbook definition of &lt;strong&gt;Parinaud’s Oculoglandular Syndrome&lt;/strong&gt;."&lt;/p&gt;</w:t>
      </w:r>
    </w:p>
    <w:p w:rsidR="00000000" w:rsidDel="00000000" w:rsidP="00000000" w:rsidRDefault="00000000" w:rsidRPr="00000000" w14:paraId="00000144">
      <w:pPr>
        <w:rPr/>
      </w:pPr>
      <w:r w:rsidDel="00000000" w:rsidR="00000000" w:rsidRPr="00000000">
        <w:rPr>
          <w:rtl w:val="0"/>
        </w:rPr>
        <w:t xml:space="preserve">        &lt;p&gt;"Therefore, I am requesting a &lt;strong&gt;Bartonella Henselae IgM/IgG&lt;/strong&gt; test to rule out Cat Scratch Disease, which can be transmitted by the vectors (fleas/midges) present in our yard."&lt;/p&gt;</w:t>
      </w:r>
    </w:p>
    <w:p w:rsidR="00000000" w:rsidDel="00000000" w:rsidP="00000000" w:rsidRDefault="00000000" w:rsidRPr="00000000" w14:paraId="00000145">
      <w:pPr>
        <w:rPr/>
      </w:pPr>
      <w:r w:rsidDel="00000000" w:rsidR="00000000" w:rsidRPr="00000000">
        <w:rPr>
          <w:rtl w:val="0"/>
        </w:rPr>
        <w:t xml:space="preserve">    &lt;/div&gt;</w:t>
      </w:r>
    </w:p>
    <w:p w:rsidR="00000000" w:rsidDel="00000000" w:rsidP="00000000" w:rsidRDefault="00000000" w:rsidRPr="00000000" w14:paraId="00000146">
      <w:pPr>
        <w:rPr/>
      </w:pPr>
      <w:r w:rsidDel="00000000" w:rsidR="00000000" w:rsidRPr="00000000">
        <w:rPr>
          <w:rtl w:val="0"/>
        </w:rPr>
        <w:t xml:space="preserve">&lt;/div&gt;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&lt;/body&gt;</w:t>
      </w:r>
    </w:p>
    <w:p w:rsidR="00000000" w:rsidDel="00000000" w:rsidP="00000000" w:rsidRDefault="00000000" w:rsidRPr="00000000" w14:paraId="00000149">
      <w:pPr>
        <w:rPr/>
      </w:pPr>
      <w:r w:rsidDel="00000000" w:rsidR="00000000" w:rsidRPr="00000000">
        <w:rPr>
          <w:rtl w:val="0"/>
        </w:rPr>
        <w:t xml:space="preserve">&lt;/html&gt;</w:t>
      </w:r>
    </w:p>
    <w:p w:rsidR="00000000" w:rsidDel="00000000" w:rsidP="00000000" w:rsidRDefault="00000000" w:rsidRPr="00000000" w14:paraId="0000014A">
      <w:pPr>
        <w:rPr>
          <w:ins w:author="" w:id="0"/>
        </w:rPr>
      </w:pPr>
      <w:ins w:author="" w:id="0">
        <w:r w:rsidDel="00000000" w:rsidR="00000000" w:rsidRPr="00000000">
          <w:rPr>
            <w:rtl w:val="0"/>
          </w:rPr>
        </w:r>
      </w:ins>
    </w:p>
    <w:p w:rsidR="00000000" w:rsidDel="00000000" w:rsidP="00000000" w:rsidRDefault="00000000" w:rsidRPr="00000000" w14:paraId="0000014B">
      <w:pPr>
        <w:rPr>
          <w:ins w:author="" w:id="0"/>
        </w:rPr>
      </w:pPr>
      <w:ins w:author="" w:id="0">
        <w:r w:rsidDel="00000000" w:rsidR="00000000" w:rsidRPr="00000000">
          <w:rPr>
            <w:rtl w:val="0"/>
          </w:rPr>
        </w:r>
      </w:ins>
    </w:p>
    <w:p w:rsidR="00000000" w:rsidDel="00000000" w:rsidP="00000000" w:rsidRDefault="00000000" w:rsidRPr="00000000" w14:paraId="0000014C">
      <w:pPr>
        <w:spacing w:after="240" w:before="240" w:lineRule="auto"/>
        <w:rPr>
          <w:ins w:author="" w:id="0"/>
          <w:color w:val="ffffff"/>
        </w:rPr>
      </w:pPr>
      <w:ins w:author="" w:id="0">
        <w:r w:rsidDel="00000000" w:rsidR="00000000" w:rsidRPr="00000000">
          <w:rPr>
            <w:color w:val="ffffff"/>
            <w:rtl w:val="0"/>
          </w:rPr>
          <w:t xml:space="preserve">As of April 10, 2026, </w:t>
        </w:r>
        <w:r w:rsidDel="00000000" w:rsidR="00000000" w:rsidRPr="00000000">
          <w:rPr>
            <w:b w:val="1"/>
            <w:bCs w:val="1"/>
            <w:color w:val="ffffff"/>
            <w:shd w:fill="d3e3fd" w:val="clear"/>
            <w:rtl w:val="0"/>
          </w:rPr>
          <w:t xml:space="preserve">there are no documented cases of local transmission of Oropouche virus (often called "Sloth Fever") in the </w:t>
        </w:r>
        <w:r w:rsidDel="00000000" w:rsidR="00000000" w:rsidRPr="00000000">
          <w:fldChar w:fldCharType="begin"/>
        </w:r>
        <w:r w:rsidDel="00000000" w:rsidR="00000000" w:rsidRPr="00000000">
          <w:instrText xml:space="preserve">HYPERLINK "https://www.google.com/search?kgmid=/m/03l2n&amp;q=Biting+Midges+and+Oropouche+%28Sloth+Virus%29+houston,+katy+and+cypress"</w:instrText>
        </w:r>
        <w:r w:rsidDel="00000000" w:rsidR="00000000" w:rsidRPr="00000000">
          <w:fldChar w:fldCharType="separate"/>
        </w:r>
        <w:r w:rsidDel="00000000" w:rsidR="00000000" w:rsidRPr="00000000">
          <w:rPr>
            <w:b w:val="1"/>
            <w:bCs w:val="1"/>
            <w:color w:val="1155cc"/>
            <w:u w:val="single"/>
            <w:shd w:fill="d3e3fd" w:val="clear"/>
            <w:rtl w:val="0"/>
          </w:rPr>
          <w:t xml:space="preserve">Houston</w:t>
        </w:r>
        <w:r w:rsidDel="00000000" w:rsidR="00000000" w:rsidRPr="00000000">
          <w:fldChar w:fldCharType="end"/>
        </w:r>
        <w:r w:rsidDel="00000000" w:rsidR="00000000" w:rsidRPr="00000000">
          <w:rPr>
            <w:b w:val="1"/>
            <w:bCs w:val="1"/>
            <w:color w:val="ffffff"/>
            <w:shd w:fill="d3e3fd" w:val="clear"/>
            <w:rtl w:val="0"/>
          </w:rPr>
          <w:t xml:space="preserve">, </w:t>
        </w:r>
        <w:r w:rsidDel="00000000" w:rsidR="00000000" w:rsidRPr="00000000">
          <w:fldChar w:fldCharType="begin"/>
        </w:r>
        <w:r w:rsidDel="00000000" w:rsidR="00000000" w:rsidRPr="00000000">
          <w:instrText xml:space="preserve">HYPERLINK "https://www.google.com/search?kgmid=/m/013mmr&amp;q=Biting+Midges+and+Oropouche+%28Sloth+Virus%29+houston,+katy+and+cypress"</w:instrText>
        </w:r>
        <w:r w:rsidDel="00000000" w:rsidR="00000000" w:rsidRPr="00000000">
          <w:fldChar w:fldCharType="separate"/>
        </w:r>
        <w:r w:rsidDel="00000000" w:rsidR="00000000" w:rsidRPr="00000000">
          <w:rPr>
            <w:b w:val="1"/>
            <w:bCs w:val="1"/>
            <w:color w:val="1155cc"/>
            <w:u w:val="single"/>
            <w:shd w:fill="d3e3fd" w:val="clear"/>
            <w:rtl w:val="0"/>
          </w:rPr>
          <w:t xml:space="preserve">Katy</w:t>
        </w:r>
        <w:r w:rsidDel="00000000" w:rsidR="00000000" w:rsidRPr="00000000">
          <w:fldChar w:fldCharType="end"/>
        </w:r>
        <w:r w:rsidDel="00000000" w:rsidR="00000000" w:rsidRPr="00000000">
          <w:rPr>
            <w:b w:val="1"/>
            <w:bCs w:val="1"/>
            <w:color w:val="ffffff"/>
            <w:shd w:fill="d3e3fd" w:val="clear"/>
            <w:rtl w:val="0"/>
          </w:rPr>
          <w:t xml:space="preserve">, or </w:t>
        </w:r>
        <w:r w:rsidDel="00000000" w:rsidR="00000000" w:rsidRPr="00000000">
          <w:fldChar w:fldCharType="begin"/>
        </w:r>
        <w:r w:rsidDel="00000000" w:rsidR="00000000" w:rsidRPr="00000000">
          <w:instrText xml:space="preserve">HYPERLINK "https://www.google.com/search?kgmid=/m/06ljh9&amp;q=Biting+Midges+and+Oropouche+%28Sloth+Virus%29+houston,+katy+and+cypress"</w:instrText>
        </w:r>
        <w:r w:rsidDel="00000000" w:rsidR="00000000" w:rsidRPr="00000000">
          <w:fldChar w:fldCharType="separate"/>
        </w:r>
        <w:r w:rsidDel="00000000" w:rsidR="00000000" w:rsidRPr="00000000">
          <w:rPr>
            <w:b w:val="1"/>
            <w:bCs w:val="1"/>
            <w:color w:val="1155cc"/>
            <w:u w:val="single"/>
            <w:shd w:fill="d3e3fd" w:val="clear"/>
            <w:rtl w:val="0"/>
          </w:rPr>
          <w:t xml:space="preserve">Cypress</w:t>
        </w:r>
        <w:r w:rsidDel="00000000" w:rsidR="00000000" w:rsidRPr="00000000">
          <w:fldChar w:fldCharType="end"/>
        </w:r>
        <w:r w:rsidDel="00000000" w:rsidR="00000000" w:rsidRPr="00000000">
          <w:rPr>
            <w:b w:val="1"/>
            <w:bCs w:val="1"/>
            <w:color w:val="ffffff"/>
            <w:shd w:fill="d3e3fd" w:val="clear"/>
            <w:rtl w:val="0"/>
          </w:rPr>
          <w:t xml:space="preserve"> areas</w:t>
        </w:r>
        <w:r w:rsidDel="00000000" w:rsidR="00000000" w:rsidRPr="00000000">
          <w:rPr>
            <w:color w:val="ffffff"/>
            <w:rtl w:val="0"/>
          </w:rPr>
          <w:t xml:space="preserve">. While biting midges—the primary insect responsible for spreading the virus—are common in Southeast Texas, all reported U.S. cases have been linked to travel from endemic regions like Cuba, South America, and the Caribbean. [1, 2, 3, 4, 5] </w:t>
        </w:r>
      </w:ins>
    </w:p>
    <w:p w:rsidR="00000000" w:rsidDel="00000000" w:rsidP="00000000" w:rsidRDefault="00000000" w:rsidRPr="00000000" w14:paraId="0000014D">
      <w:pPr>
        <w:pStyle w:val="Heading2"/>
        <w:keepNext w:val="0"/>
        <w:keepLines w:val="0"/>
        <w:spacing w:after="80" w:lineRule="auto"/>
        <w:rPr>
          <w:ins w:author="" w:id="0"/>
          <w:color w:val="ffffff"/>
          <w:sz w:val="30"/>
          <w:szCs w:val="30"/>
        </w:rPr>
      </w:pPr>
      <w:ins w:author="" w:id="0">
        <w:bookmarkStart w:colFirst="0" w:colLast="0" w:name="_8b47hhohujp" w:id="1"/>
        <w:bookmarkEnd w:id="1"/>
        <w:r w:rsidDel="00000000" w:rsidR="00000000" w:rsidRPr="00000000">
          <w:rPr>
            <w:color w:val="ffffff"/>
            <w:sz w:val="30"/>
            <w:szCs w:val="30"/>
            <w:rtl w:val="0"/>
          </w:rPr>
          <w:t xml:space="preserve">Oropouche Virus and Biting Midges in Houston</w:t>
        </w:r>
      </w:ins>
    </w:p>
    <w:p w:rsidR="00000000" w:rsidDel="00000000" w:rsidP="00000000" w:rsidRDefault="00000000" w:rsidRPr="00000000" w14:paraId="0000014E">
      <w:pPr>
        <w:numPr>
          <w:ilvl w:val="0"/>
          <w:numId w:val="42"/>
        </w:numPr>
        <w:spacing w:after="0" w:afterAutospacing="0" w:before="240" w:lineRule="auto"/>
        <w:ind w:left="720" w:hanging="360"/>
        <w:rPr>
          <w:ins w:author="" w:id="0"/>
        </w:rPr>
      </w:pPr>
      <w:ins w:author="" w:id="0">
        <w:r w:rsidDel="00000000" w:rsidR="00000000" w:rsidRPr="00000000">
          <w:rPr>
            <w:b w:val="1"/>
            <w:bCs w:val="1"/>
            <w:color w:val="ffffff"/>
            <w:rtl w:val="0"/>
          </w:rPr>
          <w:t xml:space="preserve">Local Presence of Vectors</w:t>
        </w:r>
        <w:r w:rsidDel="00000000" w:rsidR="00000000" w:rsidRPr="00000000">
          <w:rPr>
            <w:color w:val="ffffff"/>
            <w:rtl w:val="0"/>
          </w:rPr>
          <w:t xml:space="preserve">: The primary carrier, the </w:t>
        </w:r>
        <w:r w:rsidDel="00000000" w:rsidR="00000000" w:rsidRPr="00000000">
          <w:rPr>
            <w:i w:val="1"/>
            <w:iCs w:val="1"/>
            <w:color w:val="ffffff"/>
            <w:rtl w:val="0"/>
          </w:rPr>
          <w:t xml:space="preserve">Culicoides paraensis</w:t>
        </w:r>
        <w:r w:rsidDel="00000000" w:rsidR="00000000" w:rsidRPr="00000000">
          <w:rPr>
            <w:color w:val="ffffff"/>
            <w:rtl w:val="0"/>
          </w:rPr>
          <w:t xml:space="preserve"> biting midge (often called a "no-see-um"), and certain mosquito species that can potentially carry the virus, are both present in the Gulf Coast region of Texas.</w:t>
        </w:r>
      </w:ins>
    </w:p>
    <w:p w:rsidR="00000000" w:rsidDel="00000000" w:rsidP="00000000" w:rsidRDefault="00000000" w:rsidRPr="00000000" w14:paraId="0000014F">
      <w:pPr>
        <w:numPr>
          <w:ilvl w:val="0"/>
          <w:numId w:val="42"/>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Reported Cases</w:t>
        </w:r>
        <w:r w:rsidDel="00000000" w:rsidR="00000000" w:rsidRPr="00000000">
          <w:rPr>
            <w:color w:val="ffffff"/>
            <w:rtl w:val="0"/>
          </w:rPr>
          <w:t xml:space="preserve">: While more than 100 travel-related cases were noted in the U.S. in recent years (predominantly in Florida), no local outbreaks have occurred in Harris County or surrounding areas.</w:t>
        </w:r>
      </w:ins>
    </w:p>
    <w:p w:rsidR="00000000" w:rsidDel="00000000" w:rsidP="00000000" w:rsidRDefault="00000000" w:rsidRPr="00000000" w14:paraId="00000150">
      <w:pPr>
        <w:numPr>
          <w:ilvl w:val="0"/>
          <w:numId w:val="42"/>
        </w:numPr>
        <w:spacing w:after="240" w:before="0" w:beforeAutospacing="0" w:lineRule="auto"/>
        <w:ind w:left="720" w:hanging="360"/>
        <w:rPr>
          <w:ins w:author="" w:id="0"/>
        </w:rPr>
      </w:pPr>
      <w:ins w:author="" w:id="0">
        <w:r w:rsidDel="00000000" w:rsidR="00000000" w:rsidRPr="00000000">
          <w:rPr>
            <w:b w:val="1"/>
            <w:bCs w:val="1"/>
            <w:color w:val="ffffff"/>
            <w:rtl w:val="0"/>
          </w:rPr>
          <w:t xml:space="preserve">Transmission Risk</w:t>
        </w:r>
        <w:r w:rsidDel="00000000" w:rsidR="00000000" w:rsidRPr="00000000">
          <w:rPr>
            <w:color w:val="ffffff"/>
            <w:rtl w:val="0"/>
          </w:rPr>
          <w:t xml:space="preserve">: Experts consider the risk of sustained local transmission in the continental U.S. to be </w:t>
        </w:r>
        <w:r w:rsidDel="00000000" w:rsidR="00000000" w:rsidRPr="00000000">
          <w:rPr>
            <w:b w:val="1"/>
            <w:bCs w:val="1"/>
            <w:color w:val="ffffff"/>
            <w:rtl w:val="0"/>
          </w:rPr>
          <w:t xml:space="preserve">low</w:t>
        </w:r>
        <w:r w:rsidDel="00000000" w:rsidR="00000000" w:rsidRPr="00000000">
          <w:rPr>
            <w:color w:val="ffffff"/>
            <w:rtl w:val="0"/>
          </w:rPr>
          <w:t xml:space="preserve"> due to different lifestyles (such as the widespread use of air conditioning) and climate factors. [4, 6, 7, 8, 9] </w:t>
        </w:r>
      </w:ins>
    </w:p>
    <w:p w:rsidR="00000000" w:rsidDel="00000000" w:rsidP="00000000" w:rsidRDefault="00000000" w:rsidRPr="00000000" w14:paraId="00000151">
      <w:pPr>
        <w:pStyle w:val="Heading2"/>
        <w:keepNext w:val="0"/>
        <w:keepLines w:val="0"/>
        <w:spacing w:after="80" w:lineRule="auto"/>
        <w:rPr>
          <w:ins w:author="" w:id="0"/>
          <w:color w:val="ffffff"/>
          <w:sz w:val="30"/>
          <w:szCs w:val="30"/>
        </w:rPr>
      </w:pPr>
      <w:ins w:author="" w:id="0">
        <w:bookmarkStart w:colFirst="0" w:colLast="0" w:name="_k1k7n9vktxqg" w:id="2"/>
        <w:bookmarkEnd w:id="2"/>
        <w:r w:rsidDel="00000000" w:rsidR="00000000" w:rsidRPr="00000000">
          <w:rPr>
            <w:color w:val="ffffff"/>
            <w:sz w:val="30"/>
            <w:szCs w:val="30"/>
            <w:rtl w:val="0"/>
          </w:rPr>
          <w:t xml:space="preserve">Managing Biting Midges in Your Area</w:t>
        </w:r>
      </w:ins>
    </w:p>
    <w:p w:rsidR="00000000" w:rsidDel="00000000" w:rsidP="00000000" w:rsidRDefault="00000000" w:rsidRPr="00000000" w14:paraId="00000152">
      <w:pPr>
        <w:spacing w:after="240" w:before="240" w:lineRule="auto"/>
        <w:rPr>
          <w:ins w:author="" w:id="0"/>
          <w:color w:val="ffffff"/>
        </w:rPr>
      </w:pPr>
      <w:ins w:author="" w:id="0">
        <w:r w:rsidDel="00000000" w:rsidR="00000000" w:rsidRPr="00000000">
          <w:rPr>
            <w:color w:val="ffffff"/>
            <w:rtl w:val="0"/>
          </w:rPr>
          <w:t xml:space="preserve">Biting midges are particularly active in Houston-area communities like Katy and Cypress near wet or muddy environments, decaying plants, and standing water. [10, 11, 12] </w:t>
        </w:r>
      </w:ins>
    </w:p>
    <w:p w:rsidR="00000000" w:rsidDel="00000000" w:rsidP="00000000" w:rsidRDefault="00000000" w:rsidRPr="00000000" w14:paraId="00000153">
      <w:pPr>
        <w:numPr>
          <w:ilvl w:val="0"/>
          <w:numId w:val="2"/>
        </w:numPr>
        <w:spacing w:after="0" w:afterAutospacing="0" w:before="240" w:lineRule="auto"/>
        <w:ind w:left="720" w:hanging="360"/>
        <w:rPr>
          <w:ins w:author="" w:id="0"/>
        </w:rPr>
      </w:pPr>
      <w:ins w:author="" w:id="0">
        <w:r w:rsidDel="00000000" w:rsidR="00000000" w:rsidRPr="00000000">
          <w:rPr>
            <w:b w:val="1"/>
            <w:bCs w:val="1"/>
            <w:color w:val="ffffff"/>
            <w:rtl w:val="0"/>
          </w:rPr>
          <w:t xml:space="preserve">Screening</w:t>
        </w:r>
        <w:r w:rsidDel="00000000" w:rsidR="00000000" w:rsidRPr="00000000">
          <w:rPr>
            <w:color w:val="ffffff"/>
            <w:rtl w:val="0"/>
          </w:rPr>
          <w:t xml:space="preserve">: Standard window screens often have holes large enough for these tiny flies to pass through. To keep them out, the </w:t>
        </w:r>
        <w:r w:rsidDel="00000000" w:rsidR="00000000" w:rsidRPr="00000000">
          <w:fldChar w:fldCharType="begin"/>
        </w:r>
        <w:r w:rsidDel="00000000" w:rsidR="00000000" w:rsidRPr="00000000">
          <w:instrText xml:space="preserve">HYPERLINK "https://wwwnc.cdc.gov/eid/article/30/11/24-1220_article"</w:instrText>
        </w:r>
        <w:r w:rsidDel="00000000" w:rsidR="00000000" w:rsidRPr="00000000">
          <w:fldChar w:fldCharType="separate"/>
        </w:r>
        <w:r w:rsidDel="00000000" w:rsidR="00000000" w:rsidRPr="00000000">
          <w:rPr>
            <w:color w:val="1155cc"/>
            <w:u w:val="single"/>
            <w:rtl w:val="0"/>
          </w:rPr>
          <w:t xml:space="preserve">CDC recommends</w:t>
        </w:r>
        <w:r w:rsidDel="00000000" w:rsidR="00000000" w:rsidRPr="00000000">
          <w:fldChar w:fldCharType="end"/>
        </w:r>
        <w:r w:rsidDel="00000000" w:rsidR="00000000" w:rsidRPr="00000000">
          <w:rPr>
            <w:color w:val="ffffff"/>
            <w:rtl w:val="0"/>
          </w:rPr>
          <w:t xml:space="preserve"> using </w:t>
        </w:r>
        <w:r w:rsidDel="00000000" w:rsidR="00000000" w:rsidRPr="00000000">
          <w:rPr>
            <w:b w:val="1"/>
            <w:bCs w:val="1"/>
            <w:color w:val="ffffff"/>
            <w:rtl w:val="0"/>
          </w:rPr>
          <w:t xml:space="preserve">mesh size 20</w:t>
        </w:r>
        <w:r w:rsidDel="00000000" w:rsidR="00000000" w:rsidRPr="00000000">
          <w:rPr>
            <w:color w:val="ffffff"/>
            <w:rtl w:val="0"/>
          </w:rPr>
          <w:t xml:space="preserve"> or finer.</w:t>
        </w:r>
      </w:ins>
    </w:p>
    <w:p w:rsidR="00000000" w:rsidDel="00000000" w:rsidP="00000000" w:rsidRDefault="00000000" w:rsidRPr="00000000" w14:paraId="00000154">
      <w:pPr>
        <w:numPr>
          <w:ilvl w:val="0"/>
          <w:numId w:val="2"/>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Repellents</w:t>
        </w:r>
        <w:r w:rsidDel="00000000" w:rsidR="00000000" w:rsidRPr="00000000">
          <w:rPr>
            <w:color w:val="ffffff"/>
            <w:rtl w:val="0"/>
          </w:rPr>
          <w:t xml:space="preserve">: Use EPA-registered insect repellents containing </w:t>
        </w:r>
        <w:r w:rsidDel="00000000" w:rsidR="00000000" w:rsidRPr="00000000">
          <w:rPr>
            <w:b w:val="1"/>
            <w:bCs w:val="1"/>
            <w:color w:val="ffffff"/>
            <w:rtl w:val="0"/>
          </w:rPr>
          <w:t xml:space="preserve">DEET, IR3535, or icaridin</w:t>
        </w:r>
        <w:r w:rsidDel="00000000" w:rsidR="00000000" w:rsidRPr="00000000">
          <w:rPr>
            <w:color w:val="ffffff"/>
            <w:rtl w:val="0"/>
          </w:rPr>
          <w:t xml:space="preserve">, which are effective against both midges and mosquitoes.</w:t>
        </w:r>
      </w:ins>
    </w:p>
    <w:p w:rsidR="00000000" w:rsidDel="00000000" w:rsidP="00000000" w:rsidRDefault="00000000" w:rsidRPr="00000000" w14:paraId="00000155">
      <w:pPr>
        <w:numPr>
          <w:ilvl w:val="0"/>
          <w:numId w:val="2"/>
        </w:numPr>
        <w:spacing w:after="240" w:before="0" w:beforeAutospacing="0" w:lineRule="auto"/>
        <w:ind w:left="720" w:hanging="360"/>
        <w:rPr>
          <w:ins w:author="" w:id="0"/>
        </w:rPr>
      </w:pPr>
      <w:ins w:author="" w:id="0">
        <w:r w:rsidDel="00000000" w:rsidR="00000000" w:rsidRPr="00000000">
          <w:rPr>
            <w:b w:val="1"/>
            <w:bCs w:val="1"/>
            <w:color w:val="ffffff"/>
            <w:rtl w:val="0"/>
          </w:rPr>
          <w:t xml:space="preserve">Activity Peaks</w:t>
        </w:r>
        <w:r w:rsidDel="00000000" w:rsidR="00000000" w:rsidRPr="00000000">
          <w:rPr>
            <w:color w:val="ffffff"/>
            <w:rtl w:val="0"/>
          </w:rPr>
          <w:t xml:space="preserve">: These insects are most active during </w:t>
        </w:r>
        <w:r w:rsidDel="00000000" w:rsidR="00000000" w:rsidRPr="00000000">
          <w:rPr>
            <w:b w:val="1"/>
            <w:bCs w:val="1"/>
            <w:color w:val="ffffff"/>
            <w:rtl w:val="0"/>
          </w:rPr>
          <w:t xml:space="preserve">dawn and dusk</w:t>
        </w:r>
        <w:r w:rsidDel="00000000" w:rsidR="00000000" w:rsidRPr="00000000">
          <w:rPr>
            <w:color w:val="ffffff"/>
            <w:rtl w:val="0"/>
          </w:rPr>
          <w:t xml:space="preserve"> and are weak fliers, so using fans or avoiding outdoor activity during these times can reduce bites. [13, 14, 15, 16, 17, 18] </w:t>
        </w:r>
      </w:ins>
    </w:p>
    <w:p w:rsidR="00000000" w:rsidDel="00000000" w:rsidP="00000000" w:rsidRDefault="00000000" w:rsidRPr="00000000" w14:paraId="00000156">
      <w:pPr>
        <w:pStyle w:val="Heading2"/>
        <w:keepNext w:val="0"/>
        <w:keepLines w:val="0"/>
        <w:spacing w:after="80" w:lineRule="auto"/>
        <w:rPr>
          <w:ins w:author="" w:id="0"/>
          <w:color w:val="ffffff"/>
          <w:sz w:val="30"/>
          <w:szCs w:val="30"/>
        </w:rPr>
      </w:pPr>
      <w:ins w:author="" w:id="0">
        <w:bookmarkStart w:colFirst="0" w:colLast="0" w:name="_gxwxrs2t6o2u" w:id="3"/>
        <w:bookmarkEnd w:id="3"/>
        <w:r w:rsidDel="00000000" w:rsidR="00000000" w:rsidRPr="00000000">
          <w:rPr>
            <w:color w:val="ffffff"/>
            <w:sz w:val="30"/>
            <w:szCs w:val="30"/>
            <w:rtl w:val="0"/>
          </w:rPr>
          <w:t xml:space="preserve">When to Seek Medical Advice</w:t>
        </w:r>
      </w:ins>
    </w:p>
    <w:p w:rsidR="00000000" w:rsidDel="00000000" w:rsidP="00000000" w:rsidRDefault="00000000" w:rsidRPr="00000000" w14:paraId="00000157">
      <w:pPr>
        <w:spacing w:after="240" w:before="240" w:lineRule="auto"/>
        <w:rPr>
          <w:ins w:author="" w:id="0"/>
          <w:color w:val="ffffff"/>
        </w:rPr>
      </w:pPr>
      <w:ins w:author="" w:id="0">
        <w:r w:rsidDel="00000000" w:rsidR="00000000" w:rsidRPr="00000000">
          <w:rPr>
            <w:color w:val="ffffff"/>
            <w:rtl w:val="0"/>
          </w:rPr>
          <w:t xml:space="preserve">If you have recently traveled to the Caribbean or South America and experience an abrupt fever, severe headache, muscle aches, or joint pain within 3 to 10 days of your return, consult a healthcare provider. [13, 19] </w:t>
        </w:r>
      </w:ins>
    </w:p>
    <w:p w:rsidR="00000000" w:rsidDel="00000000" w:rsidP="00000000" w:rsidRDefault="00000000" w:rsidRPr="00000000" w14:paraId="00000158">
      <w:pPr>
        <w:spacing w:after="240" w:before="240" w:lineRule="auto"/>
        <w:rPr>
          <w:ins w:author="" w:id="0"/>
          <w:color w:val="ffffff"/>
        </w:rPr>
      </w:pPr>
      <w:ins w:author="" w:id="0">
        <w:r w:rsidDel="00000000" w:rsidR="00000000" w:rsidRPr="00000000">
          <w:rPr>
            <w:color w:val="ffffff"/>
            <w:rtl w:val="0"/>
          </w:rPr>
          <w:t xml:space="preserve">Are you currently planning any </w:t>
        </w:r>
        <w:r w:rsidDel="00000000" w:rsidR="00000000" w:rsidRPr="00000000">
          <w:rPr>
            <w:b w:val="1"/>
            <w:bCs w:val="1"/>
            <w:color w:val="ffffff"/>
            <w:rtl w:val="0"/>
          </w:rPr>
          <w:t xml:space="preserve">international travel</w:t>
        </w:r>
        <w:r w:rsidDel="00000000" w:rsidR="00000000" w:rsidRPr="00000000">
          <w:rPr>
            <w:color w:val="ffffff"/>
            <w:rtl w:val="0"/>
          </w:rPr>
          <w:t xml:space="preserve">, or would you like tips on </w:t>
        </w:r>
        <w:r w:rsidDel="00000000" w:rsidR="00000000" w:rsidRPr="00000000">
          <w:rPr>
            <w:b w:val="1"/>
            <w:bCs w:val="1"/>
            <w:color w:val="ffffff"/>
            <w:rtl w:val="0"/>
          </w:rPr>
          <w:t xml:space="preserve">local pest control</w:t>
        </w:r>
        <w:r w:rsidDel="00000000" w:rsidR="00000000" w:rsidRPr="00000000">
          <w:rPr>
            <w:color w:val="ffffff"/>
            <w:rtl w:val="0"/>
          </w:rPr>
          <w:t xml:space="preserve"> services for your neighborhood?</w:t>
        </w:r>
      </w:ins>
    </w:p>
    <w:p w:rsidR="00000000" w:rsidDel="00000000" w:rsidP="00000000" w:rsidRDefault="00000000" w:rsidRPr="00000000" w14:paraId="00000159">
      <w:pPr>
        <w:rPr>
          <w:ins w:author="" w:id="0"/>
          <w:color w:val="ffffff"/>
        </w:rPr>
      </w:pPr>
      <w:ins w:author="" w:id="0">
        <w:r w:rsidDel="00000000" w:rsidR="00000000" w:rsidRPr="00000000">
          <w:rPr>
            <w:rtl w:val="0"/>
          </w:rPr>
        </w:r>
      </w:ins>
    </w:p>
    <w:p w:rsidR="00000000" w:rsidDel="00000000" w:rsidP="00000000" w:rsidRDefault="00000000" w:rsidRPr="00000000" w14:paraId="0000015A">
      <w:pPr>
        <w:rPr>
          <w:ins w:author="" w:id="0"/>
          <w:color w:val="1155cc"/>
          <w:u w:val="single"/>
        </w:rPr>
      </w:pPr>
      <w:ins w:author="" w:id="0">
        <w:r w:rsidDel="00000000" w:rsidR="00000000" w:rsidRPr="00000000">
          <w:rPr>
            <w:color w:val="ffffff"/>
            <w:rtl w:val="0"/>
          </w:rPr>
          <w:t xml:space="preserve">[1] </w:t>
        </w:r>
        <w:r w:rsidDel="00000000" w:rsidR="00000000" w:rsidRPr="00000000">
          <w:fldChar w:fldCharType="begin"/>
        </w:r>
        <w:r w:rsidDel="00000000" w:rsidR="00000000" w:rsidRPr="00000000">
          <w:instrText xml:space="preserve">HYPERLINK "https://www.cdc.gov/oropouche/causes/index.html"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5B">
      <w:pPr>
        <w:rPr>
          <w:ins w:author="" w:id="0"/>
          <w:color w:val="1155cc"/>
          <w:u w:val="single"/>
        </w:rPr>
      </w:pPr>
      <w:ins w:author="" w:id="0">
        <w:r w:rsidDel="00000000" w:rsidR="00000000" w:rsidRPr="00000000">
          <w:rPr>
            <w:color w:val="ffffff"/>
            <w:rtl w:val="0"/>
          </w:rPr>
          <w:t xml:space="preserve">[2] </w:t>
        </w:r>
        <w:r w:rsidDel="00000000" w:rsidR="00000000" w:rsidRPr="00000000">
          <w:fldChar w:fldCharType="begin"/>
        </w:r>
        <w:r w:rsidDel="00000000" w:rsidR="00000000" w:rsidRPr="00000000">
          <w:instrText xml:space="preserve">HYPERLINK "https://www.khou.com/article/news/nation-world/sloth-fever-oropouche-virus-symptoms/507-c3406ae4-e88e-4bab-ae50-c97c4efa9127"</w:instrText>
        </w:r>
        <w:r w:rsidDel="00000000" w:rsidR="00000000" w:rsidRPr="00000000">
          <w:fldChar w:fldCharType="separate"/>
        </w:r>
        <w:r w:rsidDel="00000000" w:rsidR="00000000" w:rsidRPr="00000000">
          <w:rPr>
            <w:color w:val="1155cc"/>
            <w:u w:val="single"/>
            <w:rtl w:val="0"/>
          </w:rPr>
          <w:t xml:space="preserve">https://www.khou.com</w:t>
        </w:r>
        <w:r w:rsidDel="00000000" w:rsidR="00000000" w:rsidRPr="00000000">
          <w:fldChar w:fldCharType="end"/>
        </w:r>
        <w:r w:rsidDel="00000000" w:rsidR="00000000" w:rsidRPr="00000000">
          <w:rPr>
            <w:rtl w:val="0"/>
          </w:rPr>
        </w:r>
      </w:ins>
    </w:p>
    <w:p w:rsidR="00000000" w:rsidDel="00000000" w:rsidP="00000000" w:rsidRDefault="00000000" w:rsidRPr="00000000" w14:paraId="0000015C">
      <w:pPr>
        <w:rPr>
          <w:ins w:author="" w:id="0"/>
          <w:color w:val="1155cc"/>
          <w:u w:val="single"/>
        </w:rPr>
      </w:pPr>
      <w:ins w:author="" w:id="0">
        <w:r w:rsidDel="00000000" w:rsidR="00000000" w:rsidRPr="00000000">
          <w:rPr>
            <w:color w:val="ffffff"/>
            <w:rtl w:val="0"/>
          </w:rPr>
          <w:t xml:space="preserve">[3] </w:t>
        </w:r>
        <w:r w:rsidDel="00000000" w:rsidR="00000000" w:rsidRPr="00000000">
          <w:fldChar w:fldCharType="begin"/>
        </w:r>
        <w:r w:rsidDel="00000000" w:rsidR="00000000" w:rsidRPr="00000000">
          <w:instrText xml:space="preserve">HYPERLINK "https://www.vax-before-travel.com/will-oropouche-virus-spread-united-states-2025-07-29"</w:instrText>
        </w:r>
        <w:r w:rsidDel="00000000" w:rsidR="00000000" w:rsidRPr="00000000">
          <w:fldChar w:fldCharType="separate"/>
        </w:r>
        <w:r w:rsidDel="00000000" w:rsidR="00000000" w:rsidRPr="00000000">
          <w:rPr>
            <w:color w:val="1155cc"/>
            <w:u w:val="single"/>
            <w:rtl w:val="0"/>
          </w:rPr>
          <w:t xml:space="preserve">https://www.vax-before-travel.com</w:t>
        </w:r>
        <w:r w:rsidDel="00000000" w:rsidR="00000000" w:rsidRPr="00000000">
          <w:fldChar w:fldCharType="end"/>
        </w:r>
        <w:r w:rsidDel="00000000" w:rsidR="00000000" w:rsidRPr="00000000">
          <w:rPr>
            <w:rtl w:val="0"/>
          </w:rPr>
        </w:r>
      </w:ins>
    </w:p>
    <w:p w:rsidR="00000000" w:rsidDel="00000000" w:rsidP="00000000" w:rsidRDefault="00000000" w:rsidRPr="00000000" w14:paraId="0000015D">
      <w:pPr>
        <w:rPr>
          <w:ins w:author="" w:id="0"/>
          <w:color w:val="1155cc"/>
          <w:u w:val="single"/>
        </w:rPr>
      </w:pPr>
      <w:ins w:author="" w:id="0">
        <w:r w:rsidDel="00000000" w:rsidR="00000000" w:rsidRPr="00000000">
          <w:rPr>
            <w:color w:val="ffffff"/>
            <w:rtl w:val="0"/>
          </w:rPr>
          <w:t xml:space="preserve">[4] </w:t>
        </w:r>
        <w:r w:rsidDel="00000000" w:rsidR="00000000" w:rsidRPr="00000000">
          <w:fldChar w:fldCharType="begin"/>
        </w:r>
        <w:r w:rsidDel="00000000" w:rsidR="00000000" w:rsidRPr="00000000">
          <w:instrText xml:space="preserve">HYPERLINK "https://www.cdc.gov/oropouche/symptoms/oropouche-and-pregnancy.html"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5E">
      <w:pPr>
        <w:rPr>
          <w:ins w:author="" w:id="0"/>
          <w:color w:val="1155cc"/>
          <w:u w:val="single"/>
        </w:rPr>
      </w:pPr>
      <w:ins w:author="" w:id="0">
        <w:r w:rsidDel="00000000" w:rsidR="00000000" w:rsidRPr="00000000">
          <w:rPr>
            <w:color w:val="ffffff"/>
            <w:rtl w:val="0"/>
          </w:rPr>
          <w:t xml:space="preserve">[5] </w:t>
        </w:r>
        <w:r w:rsidDel="00000000" w:rsidR="00000000" w:rsidRPr="00000000">
          <w:fldChar w:fldCharType="begin"/>
        </w:r>
        <w:r w:rsidDel="00000000" w:rsidR="00000000" w:rsidRPr="00000000">
          <w:instrText xml:space="preserve">HYPERLINK "https://abc13.com/post/what-need-know-sloth-fever-after-21-cases-confirmed-among-us-travelers/15246923/"</w:instrText>
        </w:r>
        <w:r w:rsidDel="00000000" w:rsidR="00000000" w:rsidRPr="00000000">
          <w:fldChar w:fldCharType="separate"/>
        </w:r>
        <w:r w:rsidDel="00000000" w:rsidR="00000000" w:rsidRPr="00000000">
          <w:rPr>
            <w:color w:val="1155cc"/>
            <w:u w:val="single"/>
            <w:rtl w:val="0"/>
          </w:rPr>
          <w:t xml:space="preserve">https://abc13.com</w:t>
        </w:r>
        <w:r w:rsidDel="00000000" w:rsidR="00000000" w:rsidRPr="00000000">
          <w:fldChar w:fldCharType="end"/>
        </w:r>
        <w:r w:rsidDel="00000000" w:rsidR="00000000" w:rsidRPr="00000000">
          <w:rPr>
            <w:rtl w:val="0"/>
          </w:rPr>
        </w:r>
      </w:ins>
    </w:p>
    <w:p w:rsidR="00000000" w:rsidDel="00000000" w:rsidP="00000000" w:rsidRDefault="00000000" w:rsidRPr="00000000" w14:paraId="0000015F">
      <w:pPr>
        <w:rPr>
          <w:ins w:author="" w:id="0"/>
          <w:color w:val="1155cc"/>
          <w:u w:val="single"/>
        </w:rPr>
      </w:pPr>
      <w:ins w:author="" w:id="0">
        <w:r w:rsidDel="00000000" w:rsidR="00000000" w:rsidRPr="00000000">
          <w:rPr>
            <w:color w:val="ffffff"/>
            <w:rtl w:val="0"/>
          </w:rPr>
          <w:t xml:space="preserve">[6] </w:t>
        </w:r>
        <w:r w:rsidDel="00000000" w:rsidR="00000000" w:rsidRPr="00000000">
          <w:fldChar w:fldCharType="begin"/>
        </w:r>
        <w:r w:rsidDel="00000000" w:rsidR="00000000" w:rsidRPr="00000000">
          <w:instrText xml:space="preserve">HYPERLINK "https://restoredcdc.org/www.cdc.gov/oropouche/causes/index.html"</w:instrText>
        </w:r>
        <w:r w:rsidDel="00000000" w:rsidR="00000000" w:rsidRPr="00000000">
          <w:fldChar w:fldCharType="separate"/>
        </w:r>
        <w:r w:rsidDel="00000000" w:rsidR="00000000" w:rsidRPr="00000000">
          <w:rPr>
            <w:color w:val="1155cc"/>
            <w:u w:val="single"/>
            <w:rtl w:val="0"/>
          </w:rPr>
          <w:t xml:space="preserve">https://restoredcdc.org</w:t>
        </w:r>
        <w:r w:rsidDel="00000000" w:rsidR="00000000" w:rsidRPr="00000000">
          <w:fldChar w:fldCharType="end"/>
        </w:r>
        <w:r w:rsidDel="00000000" w:rsidR="00000000" w:rsidRPr="00000000">
          <w:rPr>
            <w:rtl w:val="0"/>
          </w:rPr>
        </w:r>
      </w:ins>
    </w:p>
    <w:p w:rsidR="00000000" w:rsidDel="00000000" w:rsidP="00000000" w:rsidRDefault="00000000" w:rsidRPr="00000000" w14:paraId="00000160">
      <w:pPr>
        <w:rPr>
          <w:ins w:author="" w:id="0"/>
          <w:color w:val="1155cc"/>
          <w:u w:val="single"/>
        </w:rPr>
      </w:pPr>
      <w:ins w:author="" w:id="0">
        <w:r w:rsidDel="00000000" w:rsidR="00000000" w:rsidRPr="00000000">
          <w:rPr>
            <w:color w:val="ffffff"/>
            <w:rtl w:val="0"/>
          </w:rPr>
          <w:t xml:space="preserve">[7] </w:t>
        </w:r>
        <w:r w:rsidDel="00000000" w:rsidR="00000000" w:rsidRPr="00000000">
          <w:fldChar w:fldCharType="begin"/>
        </w:r>
        <w:r w:rsidDel="00000000" w:rsidR="00000000" w:rsidRPr="00000000">
          <w:instrText xml:space="preserve">HYPERLINK "https://mosquito-defense.com/mosquitoes/what-is-a-midge/"</w:instrText>
        </w:r>
        <w:r w:rsidDel="00000000" w:rsidR="00000000" w:rsidRPr="00000000">
          <w:fldChar w:fldCharType="separate"/>
        </w:r>
        <w:r w:rsidDel="00000000" w:rsidR="00000000" w:rsidRPr="00000000">
          <w:rPr>
            <w:color w:val="1155cc"/>
            <w:u w:val="single"/>
            <w:rtl w:val="0"/>
          </w:rPr>
          <w:t xml:space="preserve">https://mosquito-defense.com</w:t>
        </w:r>
        <w:r w:rsidDel="00000000" w:rsidR="00000000" w:rsidRPr="00000000">
          <w:fldChar w:fldCharType="end"/>
        </w:r>
        <w:r w:rsidDel="00000000" w:rsidR="00000000" w:rsidRPr="00000000">
          <w:rPr>
            <w:rtl w:val="0"/>
          </w:rPr>
        </w:r>
      </w:ins>
    </w:p>
    <w:p w:rsidR="00000000" w:rsidDel="00000000" w:rsidP="00000000" w:rsidRDefault="00000000" w:rsidRPr="00000000" w14:paraId="00000161">
      <w:pPr>
        <w:rPr>
          <w:ins w:author="" w:id="0"/>
          <w:color w:val="1155cc"/>
          <w:u w:val="single"/>
        </w:rPr>
      </w:pPr>
      <w:ins w:author="" w:id="0">
        <w:r w:rsidDel="00000000" w:rsidR="00000000" w:rsidRPr="00000000">
          <w:rPr>
            <w:color w:val="ffffff"/>
            <w:rtl w:val="0"/>
          </w:rPr>
          <w:t xml:space="preserve">[8] </w:t>
        </w:r>
        <w:r w:rsidDel="00000000" w:rsidR="00000000" w:rsidRPr="00000000">
          <w:fldChar w:fldCharType="begin"/>
        </w:r>
        <w:r w:rsidDel="00000000" w:rsidR="00000000" w:rsidRPr="00000000">
          <w:instrText xml:space="preserve">HYPERLINK "https://news.ufl.edu/2025/12/sloth-fever/"</w:instrText>
        </w:r>
        <w:r w:rsidDel="00000000" w:rsidR="00000000" w:rsidRPr="00000000">
          <w:fldChar w:fldCharType="separate"/>
        </w:r>
        <w:r w:rsidDel="00000000" w:rsidR="00000000" w:rsidRPr="00000000">
          <w:rPr>
            <w:color w:val="1155cc"/>
            <w:u w:val="single"/>
            <w:rtl w:val="0"/>
          </w:rPr>
          <w:t xml:space="preserve">https://news.ufl.edu</w:t>
        </w:r>
        <w:r w:rsidDel="00000000" w:rsidR="00000000" w:rsidRPr="00000000">
          <w:fldChar w:fldCharType="end"/>
        </w:r>
        <w:r w:rsidDel="00000000" w:rsidR="00000000" w:rsidRPr="00000000">
          <w:rPr>
            <w:rtl w:val="0"/>
          </w:rPr>
        </w:r>
      </w:ins>
    </w:p>
    <w:p w:rsidR="00000000" w:rsidDel="00000000" w:rsidP="00000000" w:rsidRDefault="00000000" w:rsidRPr="00000000" w14:paraId="00000162">
      <w:pPr>
        <w:rPr>
          <w:ins w:author="" w:id="0"/>
          <w:color w:val="1155cc"/>
          <w:u w:val="single"/>
        </w:rPr>
      </w:pPr>
      <w:ins w:author="" w:id="0">
        <w:r w:rsidDel="00000000" w:rsidR="00000000" w:rsidRPr="00000000">
          <w:rPr>
            <w:color w:val="ffffff"/>
            <w:rtl w:val="0"/>
          </w:rPr>
          <w:t xml:space="preserve">[9] </w:t>
        </w:r>
        <w:r w:rsidDel="00000000" w:rsidR="00000000" w:rsidRPr="00000000">
          <w:fldChar w:fldCharType="begin"/>
        </w:r>
        <w:r w:rsidDel="00000000" w:rsidR="00000000" w:rsidRPr="00000000">
          <w:instrText xml:space="preserve">HYPERLINK "https://www.cdc.gov/oropouche/data-maps/current-year-data.html"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63">
      <w:pPr>
        <w:rPr>
          <w:ins w:author="" w:id="0"/>
          <w:color w:val="1155cc"/>
          <w:u w:val="single"/>
        </w:rPr>
      </w:pPr>
      <w:ins w:author="" w:id="0">
        <w:r w:rsidDel="00000000" w:rsidR="00000000" w:rsidRPr="00000000">
          <w:rPr>
            <w:color w:val="ffffff"/>
            <w:rtl w:val="0"/>
          </w:rPr>
          <w:t xml:space="preserve">[10] </w:t>
        </w:r>
        <w:r w:rsidDel="00000000" w:rsidR="00000000" w:rsidRPr="00000000">
          <w:fldChar w:fldCharType="begin"/>
        </w:r>
        <w:r w:rsidDel="00000000" w:rsidR="00000000" w:rsidRPr="00000000">
          <w:instrText xml:space="preserve">HYPERLINK "https://www.cdc.gov/oropouche/stories/meet-the-midge.html"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64">
      <w:pPr>
        <w:rPr>
          <w:ins w:author="" w:id="0"/>
          <w:color w:val="1155cc"/>
          <w:u w:val="single"/>
        </w:rPr>
      </w:pPr>
      <w:ins w:author="" w:id="0">
        <w:r w:rsidDel="00000000" w:rsidR="00000000" w:rsidRPr="00000000">
          <w:rPr>
            <w:color w:val="ffffff"/>
            <w:rtl w:val="0"/>
          </w:rPr>
          <w:t xml:space="preserve">[11] </w:t>
        </w:r>
        <w:r w:rsidDel="00000000" w:rsidR="00000000" w:rsidRPr="00000000">
          <w:fldChar w:fldCharType="begin"/>
        </w:r>
        <w:r w:rsidDel="00000000" w:rsidR="00000000" w:rsidRPr="00000000">
          <w:instrText xml:space="preserve">HYPERLINK "https://mosquitojoe.com/locations/texas/bryan/blog/biting-midges/"</w:instrText>
        </w:r>
        <w:r w:rsidDel="00000000" w:rsidR="00000000" w:rsidRPr="00000000">
          <w:fldChar w:fldCharType="separate"/>
        </w:r>
        <w:r w:rsidDel="00000000" w:rsidR="00000000" w:rsidRPr="00000000">
          <w:rPr>
            <w:color w:val="1155cc"/>
            <w:u w:val="single"/>
            <w:rtl w:val="0"/>
          </w:rPr>
          <w:t xml:space="preserve">https://mosquitojoe.com</w:t>
        </w:r>
        <w:r w:rsidDel="00000000" w:rsidR="00000000" w:rsidRPr="00000000">
          <w:fldChar w:fldCharType="end"/>
        </w:r>
        <w:r w:rsidDel="00000000" w:rsidR="00000000" w:rsidRPr="00000000">
          <w:rPr>
            <w:rtl w:val="0"/>
          </w:rPr>
        </w:r>
      </w:ins>
    </w:p>
    <w:p w:rsidR="00000000" w:rsidDel="00000000" w:rsidP="00000000" w:rsidRDefault="00000000" w:rsidRPr="00000000" w14:paraId="00000165">
      <w:pPr>
        <w:rPr>
          <w:ins w:author="" w:id="0"/>
          <w:color w:val="1155cc"/>
          <w:u w:val="single"/>
        </w:rPr>
      </w:pPr>
      <w:ins w:author="" w:id="0">
        <w:r w:rsidDel="00000000" w:rsidR="00000000" w:rsidRPr="00000000">
          <w:rPr>
            <w:color w:val="ffffff"/>
            <w:rtl w:val="0"/>
          </w:rPr>
          <w:t xml:space="preserve">[12] </w:t>
        </w:r>
        <w:r w:rsidDel="00000000" w:rsidR="00000000" w:rsidRPr="00000000">
          <w:fldChar w:fldCharType="begin"/>
        </w:r>
        <w:r w:rsidDel="00000000" w:rsidR="00000000" w:rsidRPr="00000000">
          <w:instrText xml:space="preserve">HYPERLINK "https://www.vox.com/climate/418186/oropouche-virus-disease-midge-infection-brazil-outbreak"</w:instrText>
        </w:r>
        <w:r w:rsidDel="00000000" w:rsidR="00000000" w:rsidRPr="00000000">
          <w:fldChar w:fldCharType="separate"/>
        </w:r>
        <w:r w:rsidDel="00000000" w:rsidR="00000000" w:rsidRPr="00000000">
          <w:rPr>
            <w:color w:val="1155cc"/>
            <w:u w:val="single"/>
            <w:rtl w:val="0"/>
          </w:rPr>
          <w:t xml:space="preserve">https://www.vox.com</w:t>
        </w:r>
        <w:r w:rsidDel="00000000" w:rsidR="00000000" w:rsidRPr="00000000">
          <w:fldChar w:fldCharType="end"/>
        </w:r>
        <w:r w:rsidDel="00000000" w:rsidR="00000000" w:rsidRPr="00000000">
          <w:rPr>
            <w:rtl w:val="0"/>
          </w:rPr>
        </w:r>
      </w:ins>
    </w:p>
    <w:p w:rsidR="00000000" w:rsidDel="00000000" w:rsidP="00000000" w:rsidRDefault="00000000" w:rsidRPr="00000000" w14:paraId="00000166">
      <w:pPr>
        <w:rPr>
          <w:ins w:author="" w:id="0"/>
          <w:color w:val="1155cc"/>
          <w:u w:val="single"/>
        </w:rPr>
      </w:pPr>
      <w:ins w:author="" w:id="0">
        <w:r w:rsidDel="00000000" w:rsidR="00000000" w:rsidRPr="00000000">
          <w:rPr>
            <w:color w:val="ffffff"/>
            <w:rtl w:val="0"/>
          </w:rPr>
          <w:t xml:space="preserve">[13] </w:t>
        </w:r>
        <w:r w:rsidDel="00000000" w:rsidR="00000000" w:rsidRPr="00000000">
          <w:fldChar w:fldCharType="begin"/>
        </w:r>
        <w:r w:rsidDel="00000000" w:rsidR="00000000" w:rsidRPr="00000000">
          <w:instrText xml:space="preserve">HYPERLINK "https://www.who.int/news-room/fact-sheets/detail/oropouche-virus-disease"</w:instrText>
        </w:r>
        <w:r w:rsidDel="00000000" w:rsidR="00000000" w:rsidRPr="00000000">
          <w:fldChar w:fldCharType="separate"/>
        </w:r>
        <w:r w:rsidDel="00000000" w:rsidR="00000000" w:rsidRPr="00000000">
          <w:rPr>
            <w:color w:val="1155cc"/>
            <w:u w:val="single"/>
            <w:rtl w:val="0"/>
          </w:rPr>
          <w:t xml:space="preserve">https://www.who.int</w:t>
        </w:r>
        <w:r w:rsidDel="00000000" w:rsidR="00000000" w:rsidRPr="00000000">
          <w:fldChar w:fldCharType="end"/>
        </w:r>
        <w:r w:rsidDel="00000000" w:rsidR="00000000" w:rsidRPr="00000000">
          <w:rPr>
            <w:rtl w:val="0"/>
          </w:rPr>
        </w:r>
      </w:ins>
    </w:p>
    <w:p w:rsidR="00000000" w:rsidDel="00000000" w:rsidP="00000000" w:rsidRDefault="00000000" w:rsidRPr="00000000" w14:paraId="00000167">
      <w:pPr>
        <w:rPr>
          <w:ins w:author="" w:id="0"/>
          <w:color w:val="1155cc"/>
          <w:u w:val="single"/>
        </w:rPr>
      </w:pPr>
      <w:ins w:author="" w:id="0">
        <w:r w:rsidDel="00000000" w:rsidR="00000000" w:rsidRPr="00000000">
          <w:rPr>
            <w:color w:val="ffffff"/>
            <w:rtl w:val="0"/>
          </w:rPr>
          <w:t xml:space="preserve">[14] </w:t>
        </w:r>
        <w:r w:rsidDel="00000000" w:rsidR="00000000" w:rsidRPr="00000000">
          <w:fldChar w:fldCharType="begin"/>
        </w:r>
        <w:r w:rsidDel="00000000" w:rsidR="00000000" w:rsidRPr="00000000">
          <w:instrText xml:space="preserve">HYPERLINK "https://wwwnc.cdc.gov/eid/article/30/11/24-1220_article"</w:instrText>
        </w:r>
        <w:r w:rsidDel="00000000" w:rsidR="00000000" w:rsidRPr="00000000">
          <w:fldChar w:fldCharType="separate"/>
        </w:r>
        <w:r w:rsidDel="00000000" w:rsidR="00000000" w:rsidRPr="00000000">
          <w:rPr>
            <w:color w:val="1155cc"/>
            <w:u w:val="single"/>
            <w:rtl w:val="0"/>
          </w:rPr>
          <w:t xml:space="preserve">https://wwwnc.cdc.gov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68">
      <w:pPr>
        <w:rPr>
          <w:ins w:author="" w:id="0"/>
          <w:color w:val="1155cc"/>
          <w:u w:val="single"/>
        </w:rPr>
      </w:pPr>
      <w:ins w:author="" w:id="0">
        <w:r w:rsidDel="00000000" w:rsidR="00000000" w:rsidRPr="00000000">
          <w:rPr>
            <w:color w:val="ffffff"/>
            <w:rtl w:val="0"/>
          </w:rPr>
          <w:t xml:space="preserve">[15] </w:t>
        </w:r>
        <w:r w:rsidDel="00000000" w:rsidR="00000000" w:rsidRPr="00000000">
          <w:fldChar w:fldCharType="begin"/>
        </w:r>
        <w:r w:rsidDel="00000000" w:rsidR="00000000" w:rsidRPr="00000000">
          <w:instrText xml:space="preserve">HYPERLINK "https://www.facebook.com/northwesternmedicine/posts/as-cases-of-sloth-fever-or-the-oropouche-virus-increase-in-the-united-states-her/928573302635404/"</w:instrText>
        </w:r>
        <w:r w:rsidDel="00000000" w:rsidR="00000000" w:rsidRPr="00000000">
          <w:fldChar w:fldCharType="separate"/>
        </w:r>
        <w:r w:rsidDel="00000000" w:rsidR="00000000" w:rsidRPr="00000000">
          <w:rPr>
            <w:color w:val="1155cc"/>
            <w:u w:val="single"/>
            <w:rtl w:val="0"/>
          </w:rPr>
          <w:t xml:space="preserve">https://www.facebook.com</w:t>
        </w:r>
        <w:r w:rsidDel="00000000" w:rsidR="00000000" w:rsidRPr="00000000">
          <w:fldChar w:fldCharType="end"/>
        </w:r>
        <w:r w:rsidDel="00000000" w:rsidR="00000000" w:rsidRPr="00000000">
          <w:rPr>
            <w:rtl w:val="0"/>
          </w:rPr>
        </w:r>
      </w:ins>
    </w:p>
    <w:p w:rsidR="00000000" w:rsidDel="00000000" w:rsidP="00000000" w:rsidRDefault="00000000" w:rsidRPr="00000000" w14:paraId="00000169">
      <w:pPr>
        <w:rPr>
          <w:ins w:author="" w:id="0"/>
          <w:color w:val="1155cc"/>
          <w:u w:val="single"/>
        </w:rPr>
      </w:pPr>
      <w:ins w:author="" w:id="0">
        <w:r w:rsidDel="00000000" w:rsidR="00000000" w:rsidRPr="00000000">
          <w:rPr>
            <w:color w:val="ffffff"/>
            <w:rtl w:val="0"/>
          </w:rPr>
          <w:t xml:space="preserve">[16] </w:t>
        </w:r>
        <w:r w:rsidDel="00000000" w:rsidR="00000000" w:rsidRPr="00000000">
          <w:fldChar w:fldCharType="begin"/>
        </w:r>
        <w:r w:rsidDel="00000000" w:rsidR="00000000" w:rsidRPr="00000000">
          <w:instrText xml:space="preserve">HYPERLINK "https://www.kwtx.com/2024/09/08/here-is-why-oropouche-virus-is-causing-concern/"</w:instrText>
        </w:r>
        <w:r w:rsidDel="00000000" w:rsidR="00000000" w:rsidRPr="00000000">
          <w:fldChar w:fldCharType="separate"/>
        </w:r>
        <w:r w:rsidDel="00000000" w:rsidR="00000000" w:rsidRPr="00000000">
          <w:rPr>
            <w:color w:val="1155cc"/>
            <w:u w:val="single"/>
            <w:rtl w:val="0"/>
          </w:rPr>
          <w:t xml:space="preserve">https://www.kwtx.com</w:t>
        </w:r>
        <w:r w:rsidDel="00000000" w:rsidR="00000000" w:rsidRPr="00000000">
          <w:fldChar w:fldCharType="end"/>
        </w:r>
        <w:r w:rsidDel="00000000" w:rsidR="00000000" w:rsidRPr="00000000">
          <w:rPr>
            <w:rtl w:val="0"/>
          </w:rPr>
        </w:r>
      </w:ins>
    </w:p>
    <w:p w:rsidR="00000000" w:rsidDel="00000000" w:rsidP="00000000" w:rsidRDefault="00000000" w:rsidRPr="00000000" w14:paraId="0000016A">
      <w:pPr>
        <w:rPr>
          <w:ins w:author="" w:id="0"/>
          <w:color w:val="1155cc"/>
          <w:u w:val="single"/>
        </w:rPr>
      </w:pPr>
      <w:ins w:author="" w:id="0">
        <w:r w:rsidDel="00000000" w:rsidR="00000000" w:rsidRPr="00000000">
          <w:rPr>
            <w:color w:val="ffffff"/>
            <w:rtl w:val="0"/>
          </w:rPr>
          <w:t xml:space="preserve">[17] </w:t>
        </w:r>
        <w:r w:rsidDel="00000000" w:rsidR="00000000" w:rsidRPr="00000000">
          <w:fldChar w:fldCharType="begin"/>
        </w:r>
        <w:r w:rsidDel="00000000" w:rsidR="00000000" w:rsidRPr="00000000">
          <w:instrText xml:space="preserve">HYPERLINK "https://texasinsects.tamu.edu/midge/"</w:instrText>
        </w:r>
        <w:r w:rsidDel="00000000" w:rsidR="00000000" w:rsidRPr="00000000">
          <w:fldChar w:fldCharType="separate"/>
        </w:r>
        <w:r w:rsidDel="00000000" w:rsidR="00000000" w:rsidRPr="00000000">
          <w:rPr>
            <w:color w:val="1155cc"/>
            <w:u w:val="single"/>
            <w:rtl w:val="0"/>
          </w:rPr>
          <w:t xml:space="preserve">https://texasinsects.tamu.edu</w:t>
        </w:r>
        <w:r w:rsidDel="00000000" w:rsidR="00000000" w:rsidRPr="00000000">
          <w:fldChar w:fldCharType="end"/>
        </w:r>
        <w:r w:rsidDel="00000000" w:rsidR="00000000" w:rsidRPr="00000000">
          <w:rPr>
            <w:rtl w:val="0"/>
          </w:rPr>
        </w:r>
      </w:ins>
    </w:p>
    <w:p w:rsidR="00000000" w:rsidDel="00000000" w:rsidP="00000000" w:rsidRDefault="00000000" w:rsidRPr="00000000" w14:paraId="0000016B">
      <w:pPr>
        <w:rPr>
          <w:ins w:author="" w:id="0"/>
          <w:color w:val="1155cc"/>
          <w:u w:val="single"/>
        </w:rPr>
      </w:pPr>
      <w:ins w:author="" w:id="0">
        <w:r w:rsidDel="00000000" w:rsidR="00000000" w:rsidRPr="00000000">
          <w:rPr>
            <w:color w:val="ffffff"/>
            <w:rtl w:val="0"/>
          </w:rPr>
          <w:t xml:space="preserve">[18] </w:t>
        </w:r>
        <w:r w:rsidDel="00000000" w:rsidR="00000000" w:rsidRPr="00000000">
          <w:fldChar w:fldCharType="begin"/>
        </w:r>
        <w:r w:rsidDel="00000000" w:rsidR="00000000" w:rsidRPr="00000000">
          <w:instrText xml:space="preserve">HYPERLINK "https://www.insectshield.com/blogs/blog/when-is-midge-season"</w:instrText>
        </w:r>
        <w:r w:rsidDel="00000000" w:rsidR="00000000" w:rsidRPr="00000000">
          <w:fldChar w:fldCharType="separate"/>
        </w:r>
        <w:r w:rsidDel="00000000" w:rsidR="00000000" w:rsidRPr="00000000">
          <w:rPr>
            <w:color w:val="1155cc"/>
            <w:u w:val="single"/>
            <w:rtl w:val="0"/>
          </w:rPr>
          <w:t xml:space="preserve">https://www.insectshield.com</w:t>
        </w:r>
        <w:r w:rsidDel="00000000" w:rsidR="00000000" w:rsidRPr="00000000">
          <w:fldChar w:fldCharType="end"/>
        </w:r>
        <w:r w:rsidDel="00000000" w:rsidR="00000000" w:rsidRPr="00000000">
          <w:rPr>
            <w:rtl w:val="0"/>
          </w:rPr>
        </w:r>
      </w:ins>
    </w:p>
    <w:p w:rsidR="00000000" w:rsidDel="00000000" w:rsidP="00000000" w:rsidRDefault="00000000" w:rsidRPr="00000000" w14:paraId="0000016C">
      <w:pPr>
        <w:rPr>
          <w:ins w:author="" w:id="0"/>
          <w:color w:val="1155cc"/>
          <w:u w:val="single"/>
        </w:rPr>
      </w:pPr>
      <w:ins w:author="" w:id="0">
        <w:r w:rsidDel="00000000" w:rsidR="00000000" w:rsidRPr="00000000">
          <w:rPr>
            <w:color w:val="ffffff"/>
            <w:rtl w:val="0"/>
          </w:rPr>
          <w:t xml:space="preserve">[19] </w:t>
        </w:r>
        <w:r w:rsidDel="00000000" w:rsidR="00000000" w:rsidRPr="00000000">
          <w:fldChar w:fldCharType="begin"/>
        </w:r>
        <w:r w:rsidDel="00000000" w:rsidR="00000000" w:rsidRPr="00000000">
          <w:instrText xml:space="preserve">HYPERLINK "https://www.upmc.com/services/division-infectious-diseases/conditions/sloth-fever"</w:instrText>
        </w:r>
        <w:r w:rsidDel="00000000" w:rsidR="00000000" w:rsidRPr="00000000">
          <w:fldChar w:fldCharType="separate"/>
        </w:r>
        <w:r w:rsidDel="00000000" w:rsidR="00000000" w:rsidRPr="00000000">
          <w:rPr>
            <w:color w:val="1155cc"/>
            <w:u w:val="single"/>
            <w:rtl w:val="0"/>
          </w:rPr>
          <w:t xml:space="preserve">https://www.upmc.com</w:t>
        </w:r>
        <w:r w:rsidDel="00000000" w:rsidR="00000000" w:rsidRPr="00000000">
          <w:fldChar w:fldCharType="end"/>
        </w:r>
        <w:r w:rsidDel="00000000" w:rsidR="00000000" w:rsidRPr="00000000">
          <w:rPr>
            <w:rtl w:val="0"/>
          </w:rPr>
        </w:r>
      </w:ins>
    </w:p>
    <w:p w:rsidR="00000000" w:rsidDel="00000000" w:rsidP="00000000" w:rsidRDefault="00000000" w:rsidRPr="00000000" w14:paraId="0000016D">
      <w:pPr>
        <w:rPr>
          <w:ins w:author="" w:id="0"/>
        </w:rPr>
      </w:pPr>
      <w:ins w:author="" w:id="0">
        <w:r w:rsidDel="00000000" w:rsidR="00000000" w:rsidRPr="00000000">
          <w:rPr>
            <w:rtl w:val="0"/>
          </w:rPr>
        </w:r>
      </w:ins>
    </w:p>
    <w:p w:rsidR="00000000" w:rsidDel="00000000" w:rsidP="00000000" w:rsidRDefault="00000000" w:rsidRPr="00000000" w14:paraId="0000016E">
      <w:pPr>
        <w:rPr>
          <w:ins w:author="" w:id="0"/>
        </w:rPr>
      </w:pPr>
      <w:ins w:author="" w:id="0">
        <w:r w:rsidDel="00000000" w:rsidR="00000000" w:rsidRPr="00000000">
          <w:rPr>
            <w:rtl w:val="0"/>
          </w:rPr>
        </w:r>
      </w:ins>
    </w:p>
    <w:p w:rsidR="00000000" w:rsidDel="00000000" w:rsidP="00000000" w:rsidRDefault="00000000" w:rsidRPr="00000000" w14:paraId="0000016F">
      <w:pPr>
        <w:spacing w:after="240" w:before="240" w:lineRule="auto"/>
        <w:rPr>
          <w:ins w:author="" w:id="0"/>
          <w:color w:val="ffffff"/>
        </w:rPr>
      </w:pPr>
      <w:ins w:author="" w:id="0">
        <w:r w:rsidDel="00000000" w:rsidR="00000000" w:rsidRPr="00000000">
          <w:rPr>
            <w:color w:val="ffffff"/>
            <w:rtl w:val="0"/>
          </w:rPr>
          <w:t xml:space="preserve">Reports on Oropouche virus (Sloth Fever) in local areas like Houston, Katy, and Cypress are scarce primarily because the virus is not currently spreading within the United States. While some travel-related cases have been identified in the U.S., they are rare and often misdiagnosed as more common tropical diseases like </w:t>
        </w:r>
        <w:r w:rsidDel="00000000" w:rsidR="00000000" w:rsidRPr="00000000">
          <w:rPr>
            <w:b w:val="1"/>
            <w:bCs w:val="1"/>
            <w:color w:val="ffffff"/>
            <w:rtl w:val="0"/>
          </w:rPr>
          <w:t xml:space="preserve">Dengue, Zika, or Chikungunya</w:t>
        </w:r>
        <w:r w:rsidDel="00000000" w:rsidR="00000000" w:rsidRPr="00000000">
          <w:rPr>
            <w:color w:val="ffffff"/>
            <w:rtl w:val="0"/>
          </w:rPr>
          <w:t xml:space="preserve"> due to nearly identical symptoms. [1, 2, 3, 4, 5] </w:t>
        </w:r>
      </w:ins>
    </w:p>
    <w:p w:rsidR="00000000" w:rsidDel="00000000" w:rsidP="00000000" w:rsidRDefault="00000000" w:rsidRPr="00000000" w14:paraId="00000170">
      <w:pPr>
        <w:pStyle w:val="Heading2"/>
        <w:keepNext w:val="0"/>
        <w:keepLines w:val="0"/>
        <w:spacing w:after="80" w:lineRule="auto"/>
        <w:rPr>
          <w:ins w:author="" w:id="0"/>
          <w:color w:val="ffffff"/>
          <w:sz w:val="30"/>
          <w:szCs w:val="30"/>
        </w:rPr>
      </w:pPr>
      <w:ins w:author="" w:id="0">
        <w:bookmarkStart w:colFirst="0" w:colLast="0" w:name="_fl93j555xxuz" w:id="4"/>
        <w:bookmarkEnd w:id="4"/>
        <w:r w:rsidDel="00000000" w:rsidR="00000000" w:rsidRPr="00000000">
          <w:rPr>
            <w:color w:val="ffffff"/>
            <w:sz w:val="30"/>
            <w:szCs w:val="30"/>
            <w:rtl w:val="0"/>
          </w:rPr>
          <w:t xml:space="preserve">Why are there no reports on this locally?</w:t>
        </w:r>
      </w:ins>
    </w:p>
    <w:p w:rsidR="00000000" w:rsidDel="00000000" w:rsidP="00000000" w:rsidRDefault="00000000" w:rsidRPr="00000000" w14:paraId="00000171">
      <w:pPr>
        <w:numPr>
          <w:ilvl w:val="0"/>
          <w:numId w:val="4"/>
        </w:numPr>
        <w:spacing w:after="0" w:afterAutospacing="0" w:before="240" w:lineRule="auto"/>
        <w:ind w:left="720" w:hanging="360"/>
        <w:rPr>
          <w:ins w:author="" w:id="0"/>
        </w:rPr>
      </w:pPr>
      <w:ins w:author="" w:id="0">
        <w:r w:rsidDel="00000000" w:rsidR="00000000" w:rsidRPr="00000000">
          <w:rPr>
            <w:b w:val="1"/>
            <w:bCs w:val="1"/>
            <w:color w:val="ffffff"/>
            <w:rtl w:val="0"/>
          </w:rPr>
          <w:t xml:space="preserve">No Local Transmission</w:t>
        </w:r>
        <w:r w:rsidDel="00000000" w:rsidR="00000000" w:rsidRPr="00000000">
          <w:rPr>
            <w:color w:val="ffffff"/>
            <w:rtl w:val="0"/>
          </w:rPr>
          <w:t xml:space="preserve">: As of April 2026, there is no evidence of the virus being transmitted by insects locally in Texas. Cases reported in the U.S. have been imported by travelers returning from endemic areas like Cuba or South America.</w:t>
        </w:r>
      </w:ins>
    </w:p>
    <w:p w:rsidR="00000000" w:rsidDel="00000000" w:rsidP="00000000" w:rsidRDefault="00000000" w:rsidRPr="00000000" w14:paraId="00000172">
      <w:pPr>
        <w:numPr>
          <w:ilvl w:val="0"/>
          <w:numId w:val="4"/>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Misdiagnosis</w:t>
        </w:r>
        <w:r w:rsidDel="00000000" w:rsidR="00000000" w:rsidRPr="00000000">
          <w:rPr>
            <w:color w:val="ffffff"/>
            <w:rtl w:val="0"/>
          </w:rPr>
          <w:t xml:space="preserve">: Because symptoms—fever, headache, and muscle aches—overlap with other common viruses, many cases may never be specifically tested for Oropouche.</w:t>
        </w:r>
      </w:ins>
    </w:p>
    <w:p w:rsidR="00000000" w:rsidDel="00000000" w:rsidP="00000000" w:rsidRDefault="00000000" w:rsidRPr="00000000" w14:paraId="00000173">
      <w:pPr>
        <w:numPr>
          <w:ilvl w:val="0"/>
          <w:numId w:val="4"/>
        </w:numPr>
        <w:spacing w:after="240" w:before="0" w:beforeAutospacing="0" w:lineRule="auto"/>
        <w:ind w:left="720" w:hanging="360"/>
        <w:rPr>
          <w:ins w:author="" w:id="0"/>
        </w:rPr>
      </w:pPr>
      <w:ins w:author="" w:id="0">
        <w:r w:rsidDel="00000000" w:rsidR="00000000" w:rsidRPr="00000000">
          <w:rPr>
            <w:b w:val="1"/>
            <w:bCs w:val="1"/>
            <w:color w:val="ffffff"/>
            <w:rtl w:val="0"/>
          </w:rPr>
          <w:t xml:space="preserve">Low Perceived Risk</w:t>
        </w:r>
        <w:r w:rsidDel="00000000" w:rsidR="00000000" w:rsidRPr="00000000">
          <w:rPr>
            <w:color w:val="ffffff"/>
            <w:rtl w:val="0"/>
          </w:rPr>
          <w:t xml:space="preserve">: Health experts believe the risk of a sustained local outbreak in the continental U.S. remains low due to climate differences and the widespread use of window screens and air conditioning. [1, 2, 3, 6, 7, 8] </w:t>
        </w:r>
      </w:ins>
    </w:p>
    <w:p w:rsidR="00000000" w:rsidDel="00000000" w:rsidP="00000000" w:rsidRDefault="00000000" w:rsidRPr="00000000" w14:paraId="00000174">
      <w:pPr>
        <w:pStyle w:val="Heading2"/>
        <w:keepNext w:val="0"/>
        <w:keepLines w:val="0"/>
        <w:spacing w:after="80" w:lineRule="auto"/>
        <w:rPr>
          <w:ins w:author="" w:id="0"/>
          <w:color w:val="ffffff"/>
          <w:sz w:val="30"/>
          <w:szCs w:val="30"/>
        </w:rPr>
      </w:pPr>
      <w:ins w:author="" w:id="0">
        <w:bookmarkStart w:colFirst="0" w:colLast="0" w:name="_tudq54j82ruw" w:id="5"/>
        <w:bookmarkEnd w:id="5"/>
        <w:r w:rsidDel="00000000" w:rsidR="00000000" w:rsidRPr="00000000">
          <w:rPr>
            <w:color w:val="ffffff"/>
            <w:sz w:val="30"/>
            <w:szCs w:val="30"/>
            <w:rtl w:val="0"/>
          </w:rPr>
          <w:t xml:space="preserve">What tests can you take?</w:t>
        </w:r>
      </w:ins>
    </w:p>
    <w:p w:rsidR="00000000" w:rsidDel="00000000" w:rsidP="00000000" w:rsidRDefault="00000000" w:rsidRPr="00000000" w14:paraId="00000175">
      <w:pPr>
        <w:spacing w:after="240" w:before="240" w:lineRule="auto"/>
        <w:rPr>
          <w:ins w:author="" w:id="0"/>
          <w:color w:val="ffffff"/>
        </w:rPr>
      </w:pPr>
      <w:ins w:author="" w:id="0">
        <w:r w:rsidDel="00000000" w:rsidR="00000000" w:rsidRPr="00000000">
          <w:rPr>
            <w:color w:val="ffffff"/>
            <w:rtl w:val="0"/>
          </w:rPr>
          <w:t xml:space="preserve">There are </w:t>
        </w:r>
        <w:r w:rsidDel="00000000" w:rsidR="00000000" w:rsidRPr="00000000">
          <w:rPr>
            <w:b w:val="1"/>
            <w:bCs w:val="1"/>
            <w:color w:val="ffffff"/>
            <w:rtl w:val="0"/>
          </w:rPr>
          <w:t xml:space="preserve">no FDA-approved rapid or "at-home" tests</w:t>
        </w:r>
        <w:r w:rsidDel="00000000" w:rsidR="00000000" w:rsidRPr="00000000">
          <w:rPr>
            <w:color w:val="ffffff"/>
            <w:rtl w:val="0"/>
          </w:rPr>
          <w:t xml:space="preserve"> for Oropouche. Diagnosis requires specialized laboratory testing that is usually ordered by a physician for patients who have recently traveled to an outbreak area. [6, 9, 10, 11] </w:t>
        </w:r>
      </w:ins>
    </w:p>
    <w:p w:rsidR="00000000" w:rsidDel="00000000" w:rsidP="00000000" w:rsidRDefault="00000000" w:rsidRPr="00000000" w14:paraId="00000176">
      <w:pPr>
        <w:numPr>
          <w:ilvl w:val="0"/>
          <w:numId w:val="6"/>
        </w:numPr>
        <w:spacing w:after="0" w:afterAutospacing="0" w:before="240" w:lineRule="auto"/>
        <w:ind w:left="720" w:hanging="360"/>
        <w:rPr>
          <w:ins w:author="" w:id="0"/>
        </w:rPr>
      </w:pPr>
      <w:ins w:author="" w:id="0">
        <w:r w:rsidDel="00000000" w:rsidR="00000000" w:rsidRPr="00000000">
          <w:rPr>
            <w:b w:val="1"/>
            <w:bCs w:val="1"/>
            <w:color w:val="ffffff"/>
            <w:rtl w:val="0"/>
          </w:rPr>
          <w:t xml:space="preserve">Molecular Test (PCR)</w:t>
        </w:r>
        <w:r w:rsidDel="00000000" w:rsidR="00000000" w:rsidRPr="00000000">
          <w:rPr>
            <w:color w:val="ffffff"/>
            <w:rtl w:val="0"/>
          </w:rPr>
          <w:t xml:space="preserve">: This is the most effective test during the </w:t>
        </w:r>
        <w:r w:rsidDel="00000000" w:rsidR="00000000" w:rsidRPr="00000000">
          <w:rPr>
            <w:b w:val="1"/>
            <w:bCs w:val="1"/>
            <w:color w:val="ffffff"/>
            <w:rtl w:val="0"/>
          </w:rPr>
          <w:t xml:space="preserve">first 7 days</w:t>
        </w:r>
        <w:r w:rsidDel="00000000" w:rsidR="00000000" w:rsidRPr="00000000">
          <w:rPr>
            <w:color w:val="ffffff"/>
            <w:rtl w:val="0"/>
          </w:rPr>
          <w:t xml:space="preserve"> of illness. It identifies the genetic material of the virus in your blood.</w:t>
        </w:r>
      </w:ins>
    </w:p>
    <w:p w:rsidR="00000000" w:rsidDel="00000000" w:rsidP="00000000" w:rsidRDefault="00000000" w:rsidRPr="00000000" w14:paraId="00000177">
      <w:pPr>
        <w:numPr>
          <w:ilvl w:val="0"/>
          <w:numId w:val="6"/>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Serology (Antibody Test)</w:t>
        </w:r>
        <w:r w:rsidDel="00000000" w:rsidR="00000000" w:rsidRPr="00000000">
          <w:rPr>
            <w:color w:val="ffffff"/>
            <w:rtl w:val="0"/>
          </w:rPr>
          <w:t xml:space="preserve">: If you have been sick for </w:t>
        </w:r>
        <w:r w:rsidDel="00000000" w:rsidR="00000000" w:rsidRPr="00000000">
          <w:rPr>
            <w:b w:val="1"/>
            <w:bCs w:val="1"/>
            <w:color w:val="ffffff"/>
            <w:rtl w:val="0"/>
          </w:rPr>
          <w:t xml:space="preserve">more than a week</w:t>
        </w:r>
        <w:r w:rsidDel="00000000" w:rsidR="00000000" w:rsidRPr="00000000">
          <w:rPr>
            <w:color w:val="ffffff"/>
            <w:rtl w:val="0"/>
          </w:rPr>
          <w:t xml:space="preserve">, doctors use antibody tests (like </w:t>
        </w:r>
        <w:r w:rsidDel="00000000" w:rsidR="00000000" w:rsidRPr="00000000">
          <w:rPr>
            <w:b w:val="1"/>
            <w:bCs w:val="1"/>
            <w:color w:val="ffffff"/>
            <w:rtl w:val="0"/>
          </w:rPr>
          <w:t xml:space="preserve">IgM ELISA</w:t>
        </w:r>
        <w:r w:rsidDel="00000000" w:rsidR="00000000" w:rsidRPr="00000000">
          <w:rPr>
            <w:color w:val="ffffff"/>
            <w:rtl w:val="0"/>
          </w:rPr>
          <w:t xml:space="preserve"> or </w:t>
        </w:r>
        <w:r w:rsidDel="00000000" w:rsidR="00000000" w:rsidRPr="00000000">
          <w:rPr>
            <w:b w:val="1"/>
            <w:bCs w:val="1"/>
            <w:color w:val="ffffff"/>
            <w:rtl w:val="0"/>
          </w:rPr>
          <w:t xml:space="preserve">PRNT</w:t>
        </w:r>
        <w:r w:rsidDel="00000000" w:rsidR="00000000" w:rsidRPr="00000000">
          <w:rPr>
            <w:color w:val="ffffff"/>
            <w:rtl w:val="0"/>
          </w:rPr>
          <w:t xml:space="preserve">) to see if your immune system has produced a response to the virus.</w:t>
        </w:r>
      </w:ins>
    </w:p>
    <w:p w:rsidR="00000000" w:rsidDel="00000000" w:rsidP="00000000" w:rsidRDefault="00000000" w:rsidRPr="00000000" w14:paraId="00000178">
      <w:pPr>
        <w:numPr>
          <w:ilvl w:val="0"/>
          <w:numId w:val="6"/>
        </w:numPr>
        <w:spacing w:after="240" w:before="0" w:beforeAutospacing="0" w:lineRule="auto"/>
        <w:ind w:left="720" w:hanging="360"/>
        <w:rPr>
          <w:ins w:author="" w:id="0"/>
        </w:rPr>
      </w:pPr>
      <w:ins w:author="" w:id="0">
        <w:r w:rsidDel="00000000" w:rsidR="00000000" w:rsidRPr="00000000">
          <w:rPr>
            <w:b w:val="1"/>
            <w:bCs w:val="1"/>
            <w:color w:val="ffffff"/>
            <w:rtl w:val="0"/>
          </w:rPr>
          <w:t xml:space="preserve">Availability</w:t>
        </w:r>
        <w:r w:rsidDel="00000000" w:rsidR="00000000" w:rsidRPr="00000000">
          <w:rPr>
            <w:color w:val="ffffff"/>
            <w:rtl w:val="0"/>
          </w:rPr>
          <w:t xml:space="preserve">: Testing is available through some private labs like </w:t>
        </w:r>
        <w:r w:rsidDel="00000000" w:rsidR="00000000" w:rsidRPr="00000000">
          <w:fldChar w:fldCharType="begin"/>
        </w:r>
        <w:r w:rsidDel="00000000" w:rsidR="00000000" w:rsidRPr="00000000">
          <w:instrText xml:space="preserve">HYPERLINK "https://www.questdiagnostics.com/healthcare-professionals/clinical-education-center/faq/faq324"</w:instrText>
        </w:r>
        <w:r w:rsidDel="00000000" w:rsidR="00000000" w:rsidRPr="00000000">
          <w:fldChar w:fldCharType="separate"/>
        </w:r>
        <w:r w:rsidDel="00000000" w:rsidR="00000000" w:rsidRPr="00000000">
          <w:rPr>
            <w:color w:val="1155cc"/>
            <w:u w:val="single"/>
            <w:rtl w:val="0"/>
          </w:rPr>
          <w:t xml:space="preserve">Quest Diagnostics</w:t>
        </w:r>
        <w:r w:rsidDel="00000000" w:rsidR="00000000" w:rsidRPr="00000000">
          <w:fldChar w:fldCharType="end"/>
        </w:r>
        <w:r w:rsidDel="00000000" w:rsidR="00000000" w:rsidRPr="00000000">
          <w:rPr>
            <w:color w:val="ffffff"/>
            <w:rtl w:val="0"/>
          </w:rPr>
          <w:t xml:space="preserve"> (with a doctor's prescription) or through </w:t>
        </w:r>
        <w:r w:rsidDel="00000000" w:rsidR="00000000" w:rsidRPr="00000000">
          <w:fldChar w:fldCharType="begin"/>
        </w:r>
        <w:r w:rsidDel="00000000" w:rsidR="00000000" w:rsidRPr="00000000">
          <w:instrText xml:space="preserve">HYPERLINK "https://www.cdc.gov/oropouche/php/reporting/index.html"</w:instrText>
        </w:r>
        <w:r w:rsidDel="00000000" w:rsidR="00000000" w:rsidRPr="00000000">
          <w:fldChar w:fldCharType="separate"/>
        </w:r>
        <w:r w:rsidDel="00000000" w:rsidR="00000000" w:rsidRPr="00000000">
          <w:rPr>
            <w:color w:val="1155cc"/>
            <w:u w:val="single"/>
            <w:rtl w:val="0"/>
          </w:rPr>
          <w:t xml:space="preserve">state health departments and the CDC</w:t>
        </w:r>
        <w:r w:rsidDel="00000000" w:rsidR="00000000" w:rsidRPr="00000000">
          <w:fldChar w:fldCharType="end"/>
        </w:r>
        <w:r w:rsidDel="00000000" w:rsidR="00000000" w:rsidRPr="00000000">
          <w:rPr>
            <w:color w:val="ffffff"/>
            <w:rtl w:val="0"/>
          </w:rPr>
          <w:t xml:space="preserve"> for suspected travel-related cases. [9, 11, 12, 13, 14, 15, 16] </w:t>
        </w:r>
      </w:ins>
    </w:p>
    <w:p w:rsidR="00000000" w:rsidDel="00000000" w:rsidP="00000000" w:rsidRDefault="00000000" w:rsidRPr="00000000" w14:paraId="00000179">
      <w:pPr>
        <w:spacing w:after="240" w:before="240" w:lineRule="auto"/>
        <w:rPr>
          <w:ins w:author="" w:id="0"/>
          <w:color w:val="ffffff"/>
        </w:rPr>
      </w:pPr>
      <w:ins w:author="" w:id="0">
        <w:r w:rsidDel="00000000" w:rsidR="00000000" w:rsidRPr="00000000">
          <w:rPr>
            <w:color w:val="ffffff"/>
            <w:rtl w:val="0"/>
          </w:rPr>
          <w:t xml:space="preserve">Have you recently traveled to </w:t>
        </w:r>
        <w:r w:rsidDel="00000000" w:rsidR="00000000" w:rsidRPr="00000000">
          <w:rPr>
            <w:b w:val="1"/>
            <w:bCs w:val="1"/>
            <w:color w:val="ffffff"/>
            <w:rtl w:val="0"/>
          </w:rPr>
          <w:t xml:space="preserve">South America</w:t>
        </w:r>
        <w:r w:rsidDel="00000000" w:rsidR="00000000" w:rsidRPr="00000000">
          <w:rPr>
            <w:color w:val="ffffff"/>
            <w:rtl w:val="0"/>
          </w:rPr>
          <w:t xml:space="preserve"> or the </w:t>
        </w:r>
        <w:r w:rsidDel="00000000" w:rsidR="00000000" w:rsidRPr="00000000">
          <w:rPr>
            <w:b w:val="1"/>
            <w:bCs w:val="1"/>
            <w:color w:val="ffffff"/>
            <w:rtl w:val="0"/>
          </w:rPr>
          <w:t xml:space="preserve">Caribbean</w:t>
        </w:r>
        <w:r w:rsidDel="00000000" w:rsidR="00000000" w:rsidRPr="00000000">
          <w:rPr>
            <w:color w:val="ffffff"/>
            <w:rtl w:val="0"/>
          </w:rPr>
          <w:t xml:space="preserve">, or are you experiencing symptoms like a </w:t>
        </w:r>
        <w:r w:rsidDel="00000000" w:rsidR="00000000" w:rsidRPr="00000000">
          <w:rPr>
            <w:b w:val="1"/>
            <w:bCs w:val="1"/>
            <w:color w:val="ffffff"/>
            <w:rtl w:val="0"/>
          </w:rPr>
          <w:t xml:space="preserve">sudden fever and severe headache</w:t>
        </w:r>
        <w:r w:rsidDel="00000000" w:rsidR="00000000" w:rsidRPr="00000000">
          <w:rPr>
            <w:color w:val="ffffff"/>
            <w:rtl w:val="0"/>
          </w:rPr>
          <w:t xml:space="preserve">? [6, 9] </w:t>
        </w:r>
      </w:ins>
    </w:p>
    <w:p w:rsidR="00000000" w:rsidDel="00000000" w:rsidP="00000000" w:rsidRDefault="00000000" w:rsidRPr="00000000" w14:paraId="0000017A">
      <w:pPr>
        <w:rPr>
          <w:ins w:author="" w:id="0"/>
          <w:color w:val="ffffff"/>
        </w:rPr>
      </w:pPr>
      <w:ins w:author="" w:id="0">
        <w:r w:rsidDel="00000000" w:rsidR="00000000" w:rsidRPr="00000000">
          <w:rPr>
            <w:rtl w:val="0"/>
          </w:rPr>
        </w:r>
      </w:ins>
    </w:p>
    <w:p w:rsidR="00000000" w:rsidDel="00000000" w:rsidP="00000000" w:rsidRDefault="00000000" w:rsidRPr="00000000" w14:paraId="0000017B">
      <w:pPr>
        <w:rPr>
          <w:ins w:author="" w:id="0"/>
          <w:color w:val="1155cc"/>
          <w:u w:val="single"/>
        </w:rPr>
      </w:pPr>
      <w:ins w:author="" w:id="0">
        <w:r w:rsidDel="00000000" w:rsidR="00000000" w:rsidRPr="00000000">
          <w:rPr>
            <w:color w:val="ffffff"/>
            <w:rtl w:val="0"/>
          </w:rPr>
          <w:t xml:space="preserve">[1] </w:t>
        </w:r>
        <w:r w:rsidDel="00000000" w:rsidR="00000000" w:rsidRPr="00000000">
          <w:fldChar w:fldCharType="begin"/>
        </w:r>
        <w:r w:rsidDel="00000000" w:rsidR="00000000" w:rsidRPr="00000000">
          <w:instrText xml:space="preserve">HYPERLINK "https://www.who.int/news-room/fact-sheets/detail/oropouche-virus-disease"</w:instrText>
        </w:r>
        <w:r w:rsidDel="00000000" w:rsidR="00000000" w:rsidRPr="00000000">
          <w:fldChar w:fldCharType="separate"/>
        </w:r>
        <w:r w:rsidDel="00000000" w:rsidR="00000000" w:rsidRPr="00000000">
          <w:rPr>
            <w:color w:val="1155cc"/>
            <w:u w:val="single"/>
            <w:rtl w:val="0"/>
          </w:rPr>
          <w:t xml:space="preserve">https://www.who.int</w:t>
        </w:r>
        <w:r w:rsidDel="00000000" w:rsidR="00000000" w:rsidRPr="00000000">
          <w:fldChar w:fldCharType="end"/>
        </w:r>
        <w:r w:rsidDel="00000000" w:rsidR="00000000" w:rsidRPr="00000000">
          <w:rPr>
            <w:rtl w:val="0"/>
          </w:rPr>
        </w:r>
      </w:ins>
    </w:p>
    <w:p w:rsidR="00000000" w:rsidDel="00000000" w:rsidP="00000000" w:rsidRDefault="00000000" w:rsidRPr="00000000" w14:paraId="0000017C">
      <w:pPr>
        <w:rPr>
          <w:ins w:author="" w:id="0"/>
          <w:color w:val="1155cc"/>
          <w:u w:val="single"/>
        </w:rPr>
      </w:pPr>
      <w:ins w:author="" w:id="0">
        <w:r w:rsidDel="00000000" w:rsidR="00000000" w:rsidRPr="00000000">
          <w:rPr>
            <w:color w:val="ffffff"/>
            <w:rtl w:val="0"/>
          </w:rPr>
          <w:t xml:space="preserve">[2] </w:t>
        </w:r>
        <w:r w:rsidDel="00000000" w:rsidR="00000000" w:rsidRPr="00000000">
          <w:fldChar w:fldCharType="begin"/>
        </w:r>
        <w:r w:rsidDel="00000000" w:rsidR="00000000" w:rsidRPr="00000000">
          <w:instrText xml:space="preserve">HYPERLINK "https://www.kwtx.com/2024/09/08/here-is-why-oropouche-virus-is-causing-concern/"</w:instrText>
        </w:r>
        <w:r w:rsidDel="00000000" w:rsidR="00000000" w:rsidRPr="00000000">
          <w:fldChar w:fldCharType="separate"/>
        </w:r>
        <w:r w:rsidDel="00000000" w:rsidR="00000000" w:rsidRPr="00000000">
          <w:rPr>
            <w:color w:val="1155cc"/>
            <w:u w:val="single"/>
            <w:rtl w:val="0"/>
          </w:rPr>
          <w:t xml:space="preserve">https://www.kwtx.com</w:t>
        </w:r>
        <w:r w:rsidDel="00000000" w:rsidR="00000000" w:rsidRPr="00000000">
          <w:fldChar w:fldCharType="end"/>
        </w:r>
        <w:r w:rsidDel="00000000" w:rsidR="00000000" w:rsidRPr="00000000">
          <w:rPr>
            <w:rtl w:val="0"/>
          </w:rPr>
        </w:r>
      </w:ins>
    </w:p>
    <w:p w:rsidR="00000000" w:rsidDel="00000000" w:rsidP="00000000" w:rsidRDefault="00000000" w:rsidRPr="00000000" w14:paraId="0000017D">
      <w:pPr>
        <w:rPr>
          <w:ins w:author="" w:id="0"/>
          <w:color w:val="1155cc"/>
          <w:u w:val="single"/>
        </w:rPr>
      </w:pPr>
      <w:ins w:author="" w:id="0">
        <w:r w:rsidDel="00000000" w:rsidR="00000000" w:rsidRPr="00000000">
          <w:rPr>
            <w:color w:val="ffffff"/>
            <w:rtl w:val="0"/>
          </w:rPr>
          <w:t xml:space="preserve">[3] </w:t>
        </w:r>
        <w:r w:rsidDel="00000000" w:rsidR="00000000" w:rsidRPr="00000000">
          <w:fldChar w:fldCharType="begin"/>
        </w:r>
        <w:r w:rsidDel="00000000" w:rsidR="00000000" w:rsidRPr="00000000">
          <w:instrText xml:space="preserve">HYPERLINK "https://www.annemergmed.com/article/S0196-0644%2825%2900011-3/fulltext"</w:instrText>
        </w:r>
        <w:r w:rsidDel="00000000" w:rsidR="00000000" w:rsidRPr="00000000">
          <w:fldChar w:fldCharType="separate"/>
        </w:r>
        <w:r w:rsidDel="00000000" w:rsidR="00000000" w:rsidRPr="00000000">
          <w:rPr>
            <w:color w:val="1155cc"/>
            <w:u w:val="single"/>
            <w:rtl w:val="0"/>
          </w:rPr>
          <w:t xml:space="preserve">https://www.annemergmed.com</w:t>
        </w:r>
        <w:r w:rsidDel="00000000" w:rsidR="00000000" w:rsidRPr="00000000">
          <w:fldChar w:fldCharType="end"/>
        </w:r>
        <w:r w:rsidDel="00000000" w:rsidR="00000000" w:rsidRPr="00000000">
          <w:rPr>
            <w:rtl w:val="0"/>
          </w:rPr>
        </w:r>
      </w:ins>
    </w:p>
    <w:p w:rsidR="00000000" w:rsidDel="00000000" w:rsidP="00000000" w:rsidRDefault="00000000" w:rsidRPr="00000000" w14:paraId="0000017E">
      <w:pPr>
        <w:rPr>
          <w:ins w:author="" w:id="0"/>
          <w:color w:val="1155cc"/>
          <w:u w:val="single"/>
        </w:rPr>
      </w:pPr>
      <w:ins w:author="" w:id="0">
        <w:r w:rsidDel="00000000" w:rsidR="00000000" w:rsidRPr="00000000">
          <w:rPr>
            <w:color w:val="ffffff"/>
            <w:rtl w:val="0"/>
          </w:rPr>
          <w:t xml:space="preserve">[4] </w:t>
        </w:r>
        <w:r w:rsidDel="00000000" w:rsidR="00000000" w:rsidRPr="00000000">
          <w:fldChar w:fldCharType="begin"/>
        </w:r>
        <w:r w:rsidDel="00000000" w:rsidR="00000000" w:rsidRPr="00000000">
          <w:instrText xml:space="preserve">HYPERLINK "https://www.pharmacytimes.com/view/cdc-suspends-dozens-of-diagnostic-tests-amid-agency-downsizing-raising-alarms-for-pharmacists-and-public-health"</w:instrText>
        </w:r>
        <w:r w:rsidDel="00000000" w:rsidR="00000000" w:rsidRPr="00000000">
          <w:fldChar w:fldCharType="separate"/>
        </w:r>
        <w:r w:rsidDel="00000000" w:rsidR="00000000" w:rsidRPr="00000000">
          <w:rPr>
            <w:color w:val="1155cc"/>
            <w:u w:val="single"/>
            <w:rtl w:val="0"/>
          </w:rPr>
          <w:t xml:space="preserve">https://www.pharmacytimes.com</w:t>
        </w:r>
        <w:r w:rsidDel="00000000" w:rsidR="00000000" w:rsidRPr="00000000">
          <w:fldChar w:fldCharType="end"/>
        </w:r>
        <w:r w:rsidDel="00000000" w:rsidR="00000000" w:rsidRPr="00000000">
          <w:rPr>
            <w:rtl w:val="0"/>
          </w:rPr>
        </w:r>
      </w:ins>
    </w:p>
    <w:p w:rsidR="00000000" w:rsidDel="00000000" w:rsidP="00000000" w:rsidRDefault="00000000" w:rsidRPr="00000000" w14:paraId="0000017F">
      <w:pPr>
        <w:rPr>
          <w:ins w:author="" w:id="0"/>
          <w:color w:val="1155cc"/>
          <w:u w:val="single"/>
        </w:rPr>
      </w:pPr>
      <w:ins w:author="" w:id="0">
        <w:r w:rsidDel="00000000" w:rsidR="00000000" w:rsidRPr="00000000">
          <w:rPr>
            <w:color w:val="ffffff"/>
            <w:rtl w:val="0"/>
          </w:rPr>
          <w:t xml:space="preserve">[5] </w:t>
        </w:r>
        <w:r w:rsidDel="00000000" w:rsidR="00000000" w:rsidRPr="00000000">
          <w:fldChar w:fldCharType="begin"/>
        </w:r>
        <w:r w:rsidDel="00000000" w:rsidR="00000000" w:rsidRPr="00000000">
          <w:instrText xml:space="preserve">HYPERLINK "https://iwebb.carterbloodcare.org/Memo/DownloadFile/10481"</w:instrText>
        </w:r>
        <w:r w:rsidDel="00000000" w:rsidR="00000000" w:rsidRPr="00000000">
          <w:fldChar w:fldCharType="separate"/>
        </w:r>
        <w:r w:rsidDel="00000000" w:rsidR="00000000" w:rsidRPr="00000000">
          <w:rPr>
            <w:color w:val="1155cc"/>
            <w:u w:val="single"/>
            <w:rtl w:val="0"/>
          </w:rPr>
          <w:t xml:space="preserve">https://iwebb.carterbloodcare.org</w:t>
        </w:r>
        <w:r w:rsidDel="00000000" w:rsidR="00000000" w:rsidRPr="00000000">
          <w:fldChar w:fldCharType="end"/>
        </w:r>
        <w:r w:rsidDel="00000000" w:rsidR="00000000" w:rsidRPr="00000000">
          <w:rPr>
            <w:rtl w:val="0"/>
          </w:rPr>
        </w:r>
      </w:ins>
    </w:p>
    <w:p w:rsidR="00000000" w:rsidDel="00000000" w:rsidP="00000000" w:rsidRDefault="00000000" w:rsidRPr="00000000" w14:paraId="00000180">
      <w:pPr>
        <w:rPr>
          <w:ins w:author="" w:id="0"/>
          <w:color w:val="1155cc"/>
          <w:u w:val="single"/>
        </w:rPr>
      </w:pPr>
      <w:ins w:author="" w:id="0">
        <w:r w:rsidDel="00000000" w:rsidR="00000000" w:rsidRPr="00000000">
          <w:rPr>
            <w:color w:val="ffffff"/>
            <w:rtl w:val="0"/>
          </w:rPr>
          <w:t xml:space="preserve">[6] </w:t>
        </w:r>
        <w:r w:rsidDel="00000000" w:rsidR="00000000" w:rsidRPr="00000000">
          <w:fldChar w:fldCharType="begin"/>
        </w:r>
        <w:r w:rsidDel="00000000" w:rsidR="00000000" w:rsidRPr="00000000">
          <w:instrText xml:space="preserve">HYPERLINK "https://www.cdc.gov/mmwr/volumes/73/wr/mm7335e1.htm"</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81">
      <w:pPr>
        <w:rPr>
          <w:ins w:author="" w:id="0"/>
          <w:color w:val="1155cc"/>
          <w:u w:val="single"/>
        </w:rPr>
      </w:pPr>
      <w:ins w:author="" w:id="0">
        <w:r w:rsidDel="00000000" w:rsidR="00000000" w:rsidRPr="00000000">
          <w:rPr>
            <w:color w:val="ffffff"/>
            <w:rtl w:val="0"/>
          </w:rPr>
          <w:t xml:space="preserve">[7] </w:t>
        </w:r>
        <w:r w:rsidDel="00000000" w:rsidR="00000000" w:rsidRPr="00000000">
          <w:fldChar w:fldCharType="begin"/>
        </w:r>
        <w:r w:rsidDel="00000000" w:rsidR="00000000" w:rsidRPr="00000000">
          <w:instrText xml:space="preserve">HYPERLINK "https://www.khou.com/video/news/health/285-46921107-92c6-427f-9e93-d072f66d694a#:~:text=The%20U.S.%20Centers%20for%20Disease%20Control%20and,and%20one%20in%20New%20York%20%E2%80%94%20all"</w:instrText>
        </w:r>
        <w:r w:rsidDel="00000000" w:rsidR="00000000" w:rsidRPr="00000000">
          <w:fldChar w:fldCharType="separate"/>
        </w:r>
        <w:r w:rsidDel="00000000" w:rsidR="00000000" w:rsidRPr="00000000">
          <w:rPr>
            <w:color w:val="1155cc"/>
            <w:u w:val="single"/>
            <w:rtl w:val="0"/>
          </w:rPr>
          <w:t xml:space="preserve">https://www.khou.com</w:t>
        </w:r>
        <w:r w:rsidDel="00000000" w:rsidR="00000000" w:rsidRPr="00000000">
          <w:fldChar w:fldCharType="end"/>
        </w:r>
        <w:r w:rsidDel="00000000" w:rsidR="00000000" w:rsidRPr="00000000">
          <w:rPr>
            <w:rtl w:val="0"/>
          </w:rPr>
        </w:r>
      </w:ins>
    </w:p>
    <w:p w:rsidR="00000000" w:rsidDel="00000000" w:rsidP="00000000" w:rsidRDefault="00000000" w:rsidRPr="00000000" w14:paraId="00000182">
      <w:pPr>
        <w:rPr>
          <w:ins w:author="" w:id="0"/>
          <w:color w:val="1155cc"/>
          <w:u w:val="single"/>
        </w:rPr>
      </w:pPr>
      <w:ins w:author="" w:id="0">
        <w:r w:rsidDel="00000000" w:rsidR="00000000" w:rsidRPr="00000000">
          <w:rPr>
            <w:color w:val="ffffff"/>
            <w:rtl w:val="0"/>
          </w:rPr>
          <w:t xml:space="preserve">[8] </w:t>
        </w:r>
        <w:r w:rsidDel="00000000" w:rsidR="00000000" w:rsidRPr="00000000">
          <w:fldChar w:fldCharType="begin"/>
        </w:r>
        <w:r w:rsidDel="00000000" w:rsidR="00000000" w:rsidRPr="00000000">
          <w:instrText xml:space="preserve">HYPERLINK "https://www.cdc.gov/oropouche/outbreaks/2024/index.html#:~:text=Continental%20United%20States%20*%20Although%20the%20likelihood,we%20will%20update%20as%20we%20know%20more."</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83">
      <w:pPr>
        <w:rPr>
          <w:ins w:author="" w:id="0"/>
          <w:color w:val="1155cc"/>
          <w:u w:val="single"/>
        </w:rPr>
      </w:pPr>
      <w:ins w:author="" w:id="0">
        <w:r w:rsidDel="00000000" w:rsidR="00000000" w:rsidRPr="00000000">
          <w:rPr>
            <w:color w:val="ffffff"/>
            <w:rtl w:val="0"/>
          </w:rPr>
          <w:t xml:space="preserve">[9] </w:t>
        </w:r>
        <w:r w:rsidDel="00000000" w:rsidR="00000000" w:rsidRPr="00000000">
          <w:fldChar w:fldCharType="begin"/>
        </w:r>
        <w:r w:rsidDel="00000000" w:rsidR="00000000" w:rsidRPr="00000000">
          <w:instrText xml:space="preserve">HYPERLINK "https://www.questdiagnostics.com/healthcare-professionals/clinical-education-center/faq/faq324"</w:instrText>
        </w:r>
        <w:r w:rsidDel="00000000" w:rsidR="00000000" w:rsidRPr="00000000">
          <w:fldChar w:fldCharType="separate"/>
        </w:r>
        <w:r w:rsidDel="00000000" w:rsidR="00000000" w:rsidRPr="00000000">
          <w:rPr>
            <w:color w:val="1155cc"/>
            <w:u w:val="single"/>
            <w:rtl w:val="0"/>
          </w:rPr>
          <w:t xml:space="preserve">https://www.questdiagnostics.com</w:t>
        </w:r>
        <w:r w:rsidDel="00000000" w:rsidR="00000000" w:rsidRPr="00000000">
          <w:fldChar w:fldCharType="end"/>
        </w:r>
        <w:r w:rsidDel="00000000" w:rsidR="00000000" w:rsidRPr="00000000">
          <w:rPr>
            <w:rtl w:val="0"/>
          </w:rPr>
        </w:r>
      </w:ins>
    </w:p>
    <w:p w:rsidR="00000000" w:rsidDel="00000000" w:rsidP="00000000" w:rsidRDefault="00000000" w:rsidRPr="00000000" w14:paraId="00000184">
      <w:pPr>
        <w:rPr>
          <w:ins w:author="" w:id="0"/>
          <w:color w:val="1155cc"/>
          <w:u w:val="single"/>
        </w:rPr>
      </w:pPr>
      <w:ins w:author="" w:id="0">
        <w:r w:rsidDel="00000000" w:rsidR="00000000" w:rsidRPr="00000000">
          <w:rPr>
            <w:color w:val="ffffff"/>
            <w:rtl w:val="0"/>
          </w:rPr>
          <w:t xml:space="preserve">[10] </w:t>
        </w:r>
        <w:r w:rsidDel="00000000" w:rsidR="00000000" w:rsidRPr="00000000">
          <w:fldChar w:fldCharType="begin"/>
        </w:r>
        <w:r w:rsidDel="00000000" w:rsidR="00000000" w:rsidRPr="00000000">
          <w:instrText xml:space="preserve">HYPERLINK "https://asm.org/getmedia/ff382594-0e39-4a1d-adc1-e12a7a6076b0/oropouche-virus-faq-for-clinical-laboratories_feb2025.pdf?ext=.pdf"</w:instrText>
        </w:r>
        <w:r w:rsidDel="00000000" w:rsidR="00000000" w:rsidRPr="00000000">
          <w:fldChar w:fldCharType="separate"/>
        </w:r>
        <w:r w:rsidDel="00000000" w:rsidR="00000000" w:rsidRPr="00000000">
          <w:rPr>
            <w:color w:val="1155cc"/>
            <w:u w:val="single"/>
            <w:rtl w:val="0"/>
          </w:rPr>
          <w:t xml:space="preserve">https://asm.org</w:t>
        </w:r>
        <w:r w:rsidDel="00000000" w:rsidR="00000000" w:rsidRPr="00000000">
          <w:fldChar w:fldCharType="end"/>
        </w:r>
        <w:r w:rsidDel="00000000" w:rsidR="00000000" w:rsidRPr="00000000">
          <w:rPr>
            <w:rtl w:val="0"/>
          </w:rPr>
        </w:r>
      </w:ins>
    </w:p>
    <w:p w:rsidR="00000000" w:rsidDel="00000000" w:rsidP="00000000" w:rsidRDefault="00000000" w:rsidRPr="00000000" w14:paraId="00000185">
      <w:pPr>
        <w:rPr>
          <w:ins w:author="" w:id="0"/>
          <w:color w:val="1155cc"/>
          <w:u w:val="single"/>
        </w:rPr>
      </w:pPr>
      <w:ins w:author="" w:id="0">
        <w:r w:rsidDel="00000000" w:rsidR="00000000" w:rsidRPr="00000000">
          <w:rPr>
            <w:color w:val="ffffff"/>
            <w:rtl w:val="0"/>
          </w:rPr>
          <w:t xml:space="preserve">[11] </w:t>
        </w:r>
        <w:r w:rsidDel="00000000" w:rsidR="00000000" w:rsidRPr="00000000">
          <w:fldChar w:fldCharType="begin"/>
        </w:r>
        <w:r w:rsidDel="00000000" w:rsidR="00000000" w:rsidRPr="00000000">
          <w:instrText xml:space="preserve">HYPERLINK "https://www.contagionlive.com/view/quest-launches-diagnostic-test-for-oropouche-virus"</w:instrText>
        </w:r>
        <w:r w:rsidDel="00000000" w:rsidR="00000000" w:rsidRPr="00000000">
          <w:fldChar w:fldCharType="separate"/>
        </w:r>
        <w:r w:rsidDel="00000000" w:rsidR="00000000" w:rsidRPr="00000000">
          <w:rPr>
            <w:color w:val="1155cc"/>
            <w:u w:val="single"/>
            <w:rtl w:val="0"/>
          </w:rPr>
          <w:t xml:space="preserve">https://www.contagionlive.com</w:t>
        </w:r>
        <w:r w:rsidDel="00000000" w:rsidR="00000000" w:rsidRPr="00000000">
          <w:fldChar w:fldCharType="end"/>
        </w:r>
        <w:r w:rsidDel="00000000" w:rsidR="00000000" w:rsidRPr="00000000">
          <w:rPr>
            <w:rtl w:val="0"/>
          </w:rPr>
        </w:r>
      </w:ins>
    </w:p>
    <w:p w:rsidR="00000000" w:rsidDel="00000000" w:rsidP="00000000" w:rsidRDefault="00000000" w:rsidRPr="00000000" w14:paraId="00000186">
      <w:pPr>
        <w:rPr>
          <w:ins w:author="" w:id="0"/>
          <w:color w:val="1155cc"/>
          <w:u w:val="single"/>
        </w:rPr>
      </w:pPr>
      <w:ins w:author="" w:id="0">
        <w:r w:rsidDel="00000000" w:rsidR="00000000" w:rsidRPr="00000000">
          <w:rPr>
            <w:color w:val="ffffff"/>
            <w:rtl w:val="0"/>
          </w:rPr>
          <w:t xml:space="preserve">[12] </w:t>
        </w:r>
        <w:r w:rsidDel="00000000" w:rsidR="00000000" w:rsidRPr="00000000">
          <w:fldChar w:fldCharType="begin"/>
        </w:r>
        <w:r w:rsidDel="00000000" w:rsidR="00000000" w:rsidRPr="00000000">
          <w:instrText xml:space="preserve">HYPERLINK "https://www.questdiagnostics.com/healthcare-professionals/clinical-education-center/faq/faq324"</w:instrText>
        </w:r>
        <w:r w:rsidDel="00000000" w:rsidR="00000000" w:rsidRPr="00000000">
          <w:fldChar w:fldCharType="separate"/>
        </w:r>
        <w:r w:rsidDel="00000000" w:rsidR="00000000" w:rsidRPr="00000000">
          <w:rPr>
            <w:color w:val="1155cc"/>
            <w:u w:val="single"/>
            <w:rtl w:val="0"/>
          </w:rPr>
          <w:t xml:space="preserve">https://www.questdiagnostics.com</w:t>
        </w:r>
        <w:r w:rsidDel="00000000" w:rsidR="00000000" w:rsidRPr="00000000">
          <w:fldChar w:fldCharType="end"/>
        </w:r>
        <w:r w:rsidDel="00000000" w:rsidR="00000000" w:rsidRPr="00000000">
          <w:rPr>
            <w:rtl w:val="0"/>
          </w:rPr>
        </w:r>
      </w:ins>
    </w:p>
    <w:p w:rsidR="00000000" w:rsidDel="00000000" w:rsidP="00000000" w:rsidRDefault="00000000" w:rsidRPr="00000000" w14:paraId="00000187">
      <w:pPr>
        <w:rPr>
          <w:ins w:author="" w:id="0"/>
          <w:color w:val="1155cc"/>
          <w:u w:val="single"/>
        </w:rPr>
      </w:pPr>
      <w:ins w:author="" w:id="0">
        <w:r w:rsidDel="00000000" w:rsidR="00000000" w:rsidRPr="00000000">
          <w:rPr>
            <w:color w:val="ffffff"/>
            <w:rtl w:val="0"/>
          </w:rPr>
          <w:t xml:space="preserve">[13] </w:t>
        </w:r>
        <w:r w:rsidDel="00000000" w:rsidR="00000000" w:rsidRPr="00000000">
          <w:fldChar w:fldCharType="begin"/>
        </w:r>
        <w:r w:rsidDel="00000000" w:rsidR="00000000" w:rsidRPr="00000000">
          <w:instrText xml:space="preserve">HYPERLINK "https://euroimmunus.blog/infectious-disease/oropouche-virus-symptoms-diagnosis-and-testing/"</w:instrText>
        </w:r>
        <w:r w:rsidDel="00000000" w:rsidR="00000000" w:rsidRPr="00000000">
          <w:fldChar w:fldCharType="separate"/>
        </w:r>
        <w:r w:rsidDel="00000000" w:rsidR="00000000" w:rsidRPr="00000000">
          <w:rPr>
            <w:color w:val="1155cc"/>
            <w:u w:val="single"/>
            <w:rtl w:val="0"/>
          </w:rPr>
          <w:t xml:space="preserve">https://euroimmunus.blog</w:t>
        </w:r>
        <w:r w:rsidDel="00000000" w:rsidR="00000000" w:rsidRPr="00000000">
          <w:fldChar w:fldCharType="end"/>
        </w:r>
        <w:r w:rsidDel="00000000" w:rsidR="00000000" w:rsidRPr="00000000">
          <w:rPr>
            <w:rtl w:val="0"/>
          </w:rPr>
        </w:r>
      </w:ins>
    </w:p>
    <w:p w:rsidR="00000000" w:rsidDel="00000000" w:rsidP="00000000" w:rsidRDefault="00000000" w:rsidRPr="00000000" w14:paraId="00000188">
      <w:pPr>
        <w:rPr>
          <w:ins w:author="" w:id="0"/>
          <w:color w:val="1155cc"/>
          <w:u w:val="single"/>
        </w:rPr>
      </w:pPr>
      <w:ins w:author="" w:id="0">
        <w:r w:rsidDel="00000000" w:rsidR="00000000" w:rsidRPr="00000000">
          <w:rPr>
            <w:color w:val="ffffff"/>
            <w:rtl w:val="0"/>
          </w:rPr>
          <w:t xml:space="preserve">[14] </w:t>
        </w:r>
        <w:r w:rsidDel="00000000" w:rsidR="00000000" w:rsidRPr="00000000">
          <w:fldChar w:fldCharType="begin"/>
        </w:r>
        <w:r w:rsidDel="00000000" w:rsidR="00000000" w:rsidRPr="00000000">
          <w:instrText xml:space="preserve">HYPERLINK "https://www.cdc.gov/oropouche/hcp/clinical-overview/index.html"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89">
      <w:pPr>
        <w:rPr>
          <w:ins w:author="" w:id="0"/>
          <w:color w:val="1155cc"/>
          <w:u w:val="single"/>
        </w:rPr>
      </w:pPr>
      <w:ins w:author="" w:id="0">
        <w:r w:rsidDel="00000000" w:rsidR="00000000" w:rsidRPr="00000000">
          <w:rPr>
            <w:color w:val="ffffff"/>
            <w:rtl w:val="0"/>
          </w:rPr>
          <w:t xml:space="preserve">[15] </w:t>
        </w:r>
        <w:r w:rsidDel="00000000" w:rsidR="00000000" w:rsidRPr="00000000">
          <w:fldChar w:fldCharType="begin"/>
        </w:r>
        <w:r w:rsidDel="00000000" w:rsidR="00000000" w:rsidRPr="00000000">
          <w:instrText xml:space="preserve">HYPERLINK "https://www.cdc.gov/oropouche/php/reporting/index.html"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8A">
      <w:pPr>
        <w:rPr>
          <w:ins w:author="" w:id="0"/>
          <w:color w:val="1155cc"/>
          <w:u w:val="single"/>
        </w:rPr>
      </w:pPr>
      <w:ins w:author="" w:id="0">
        <w:r w:rsidDel="00000000" w:rsidR="00000000" w:rsidRPr="00000000">
          <w:rPr>
            <w:color w:val="ffffff"/>
            <w:rtl w:val="0"/>
          </w:rPr>
          <w:t xml:space="preserve">[16] </w:t>
        </w:r>
        <w:r w:rsidDel="00000000" w:rsidR="00000000" w:rsidRPr="00000000">
          <w:fldChar w:fldCharType="begin"/>
        </w:r>
        <w:r w:rsidDel="00000000" w:rsidR="00000000" w:rsidRPr="00000000">
          <w:instrText xml:space="preserve">HYPERLINK "https://www.questdiagnostics.com/healthcare-professionals/clinical-education-center/faq/faq324"</w:instrText>
        </w:r>
        <w:r w:rsidDel="00000000" w:rsidR="00000000" w:rsidRPr="00000000">
          <w:fldChar w:fldCharType="separate"/>
        </w:r>
        <w:r w:rsidDel="00000000" w:rsidR="00000000" w:rsidRPr="00000000">
          <w:rPr>
            <w:color w:val="1155cc"/>
            <w:u w:val="single"/>
            <w:rtl w:val="0"/>
          </w:rPr>
          <w:t xml:space="preserve">https://www.questdiagnostics.com</w:t>
        </w:r>
        <w:r w:rsidDel="00000000" w:rsidR="00000000" w:rsidRPr="00000000">
          <w:fldChar w:fldCharType="end"/>
        </w:r>
        <w:r w:rsidDel="00000000" w:rsidR="00000000" w:rsidRPr="00000000">
          <w:rPr>
            <w:rtl w:val="0"/>
          </w:rPr>
        </w:r>
      </w:ins>
    </w:p>
    <w:p w:rsidR="00000000" w:rsidDel="00000000" w:rsidP="00000000" w:rsidRDefault="00000000" w:rsidRPr="00000000" w14:paraId="0000018B">
      <w:pPr>
        <w:rPr>
          <w:ins w:author="" w:id="0"/>
        </w:rPr>
      </w:pPr>
      <w:ins w:author="" w:id="0">
        <w:r w:rsidDel="00000000" w:rsidR="00000000" w:rsidRPr="00000000">
          <w:rPr>
            <w:rtl w:val="0"/>
          </w:rPr>
        </w:r>
      </w:ins>
    </w:p>
    <w:p w:rsidR="00000000" w:rsidDel="00000000" w:rsidP="00000000" w:rsidRDefault="00000000" w:rsidRPr="00000000" w14:paraId="0000018C">
      <w:pPr>
        <w:spacing w:after="240" w:before="240" w:lineRule="auto"/>
        <w:rPr>
          <w:ins w:author="" w:id="0"/>
          <w:color w:val="ffffff"/>
        </w:rPr>
      </w:pPr>
      <w:ins w:author="" w:id="0">
        <w:r w:rsidDel="00000000" w:rsidR="00000000" w:rsidRPr="00000000">
          <w:rPr>
            <w:color w:val="ffffff"/>
            <w:rtl w:val="0"/>
          </w:rPr>
          <w:t xml:space="preserve">The perceived gap in Oropouche virus reporting in areas like </w:t>
        </w:r>
        <w:r w:rsidDel="00000000" w:rsidR="00000000" w:rsidRPr="00000000">
          <w:fldChar w:fldCharType="begin"/>
        </w:r>
        <w:r w:rsidDel="00000000" w:rsidR="00000000" w:rsidRPr="00000000">
          <w:instrText xml:space="preserve">HYPERLINK "https://www.google.com/search?kgmid=/m/03l2n&amp;q=if+you+search+social+media+in+the+Houston+area+then+you+will+find+a+common+pattern+of+misdiagnosis.+no+one+is+testing+or+treating+for+it.+everyone+gets+the+same+amoxicillin+or+flue+prescription"</w:instrText>
        </w:r>
        <w:r w:rsidDel="00000000" w:rsidR="00000000" w:rsidRPr="00000000">
          <w:fldChar w:fldCharType="separate"/>
        </w:r>
        <w:r w:rsidDel="00000000" w:rsidR="00000000" w:rsidRPr="00000000">
          <w:rPr>
            <w:b w:val="1"/>
            <w:bCs w:val="1"/>
            <w:color w:val="1155cc"/>
            <w:u w:val="single"/>
            <w:rtl w:val="0"/>
          </w:rPr>
          <w:t xml:space="preserve">Houston</w:t>
        </w:r>
        <w:r w:rsidDel="00000000" w:rsidR="00000000" w:rsidRPr="00000000">
          <w:fldChar w:fldCharType="end"/>
        </w:r>
        <w:r w:rsidDel="00000000" w:rsidR="00000000" w:rsidRPr="00000000">
          <w:rPr>
            <w:b w:val="1"/>
            <w:bCs w:val="1"/>
            <w:color w:val="ffffff"/>
            <w:rtl w:val="0"/>
          </w:rPr>
          <w:t xml:space="preserve">, </w:t>
        </w:r>
        <w:r w:rsidDel="00000000" w:rsidR="00000000" w:rsidRPr="00000000">
          <w:fldChar w:fldCharType="begin"/>
        </w:r>
        <w:r w:rsidDel="00000000" w:rsidR="00000000" w:rsidRPr="00000000">
          <w:instrText xml:space="preserve">HYPERLINK "https://www.google.com/search?kgmid=/m/013mmr&amp;q=if+you+search+social+media+in+the+Houston+area+then+you+will+find+a+common+pattern+of+misdiagnosis.+no+one+is+testing+or+treating+for+it.+everyone+gets+the+same+amoxicillin+or+flue+prescription"</w:instrText>
        </w:r>
        <w:r w:rsidDel="00000000" w:rsidR="00000000" w:rsidRPr="00000000">
          <w:fldChar w:fldCharType="separate"/>
        </w:r>
        <w:r w:rsidDel="00000000" w:rsidR="00000000" w:rsidRPr="00000000">
          <w:rPr>
            <w:b w:val="1"/>
            <w:bCs w:val="1"/>
            <w:color w:val="1155cc"/>
            <w:u w:val="single"/>
            <w:rtl w:val="0"/>
          </w:rPr>
          <w:t xml:space="preserve">Katy</w:t>
        </w:r>
        <w:r w:rsidDel="00000000" w:rsidR="00000000" w:rsidRPr="00000000">
          <w:fldChar w:fldCharType="end"/>
        </w:r>
        <w:r w:rsidDel="00000000" w:rsidR="00000000" w:rsidRPr="00000000">
          <w:rPr>
            <w:b w:val="1"/>
            <w:bCs w:val="1"/>
            <w:color w:val="ffffff"/>
            <w:rtl w:val="0"/>
          </w:rPr>
          <w:t xml:space="preserve">, and Cypress</w:t>
        </w:r>
        <w:r w:rsidDel="00000000" w:rsidR="00000000" w:rsidRPr="00000000">
          <w:rPr>
            <w:color w:val="ffffff"/>
            <w:rtl w:val="0"/>
          </w:rPr>
          <w:t xml:space="preserve"> is primarily due to a combination of diagnostic challenges and the virus's current epidemiological status in the United States. While anecdotal reports on social media may suggest widespread misdiagnosis, several clinical and systemic factors contribute to this situation: [1] </w:t>
        </w:r>
      </w:ins>
    </w:p>
    <w:p w:rsidR="00000000" w:rsidDel="00000000" w:rsidP="00000000" w:rsidRDefault="00000000" w:rsidRPr="00000000" w14:paraId="0000018D">
      <w:pPr>
        <w:pStyle w:val="Heading2"/>
        <w:keepNext w:val="0"/>
        <w:keepLines w:val="0"/>
        <w:spacing w:after="80" w:lineRule="auto"/>
        <w:rPr>
          <w:ins w:author="" w:id="0"/>
          <w:color w:val="ffffff"/>
          <w:sz w:val="30"/>
          <w:szCs w:val="30"/>
        </w:rPr>
      </w:pPr>
      <w:ins w:author="" w:id="0">
        <w:bookmarkStart w:colFirst="0" w:colLast="0" w:name="_o8npsvucf0u6" w:id="6"/>
        <w:bookmarkEnd w:id="6"/>
        <w:r w:rsidDel="00000000" w:rsidR="00000000" w:rsidRPr="00000000">
          <w:rPr>
            <w:color w:val="ffffff"/>
            <w:sz w:val="30"/>
            <w:szCs w:val="30"/>
            <w:rtl w:val="0"/>
          </w:rPr>
          <w:t xml:space="preserve">Why Reporting and Testing are Limited</w:t>
        </w:r>
      </w:ins>
    </w:p>
    <w:p w:rsidR="00000000" w:rsidDel="00000000" w:rsidP="00000000" w:rsidRDefault="00000000" w:rsidRPr="00000000" w14:paraId="0000018E">
      <w:pPr>
        <w:numPr>
          <w:ilvl w:val="0"/>
          <w:numId w:val="14"/>
        </w:numPr>
        <w:spacing w:after="0" w:afterAutospacing="0" w:before="240" w:lineRule="auto"/>
        <w:ind w:left="720" w:hanging="360"/>
        <w:rPr>
          <w:ins w:author="" w:id="0"/>
        </w:rPr>
      </w:pPr>
      <w:ins w:author="" w:id="0">
        <w:r w:rsidDel="00000000" w:rsidR="00000000" w:rsidRPr="00000000">
          <w:rPr>
            <w:b w:val="1"/>
            <w:bCs w:val="1"/>
            <w:color w:val="ffffff"/>
            <w:rtl w:val="0"/>
          </w:rPr>
          <w:t xml:space="preserve">Clinician Awareness</w:t>
        </w:r>
        <w:r w:rsidDel="00000000" w:rsidR="00000000" w:rsidRPr="00000000">
          <w:rPr>
            <w:color w:val="ffffff"/>
            <w:rtl w:val="0"/>
          </w:rPr>
          <w:t xml:space="preserve">: Because Oropouche is an emerging disease in the U.S., many local healthcare providers—including some infectious disease specialists—may not be familiar with it or include it in their initial "differential diagnosis".</w:t>
        </w:r>
      </w:ins>
    </w:p>
    <w:p w:rsidR="00000000" w:rsidDel="00000000" w:rsidP="00000000" w:rsidRDefault="00000000" w:rsidRPr="00000000" w14:paraId="0000018F">
      <w:pPr>
        <w:numPr>
          <w:ilvl w:val="0"/>
          <w:numId w:val="14"/>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Diagnostic Barriers</w:t>
        </w:r>
        <w:r w:rsidDel="00000000" w:rsidR="00000000" w:rsidRPr="00000000">
          <w:rPr>
            <w:color w:val="ffffff"/>
            <w:rtl w:val="0"/>
          </w:rPr>
          <w:t xml:space="preserve">: There are currently </w:t>
        </w:r>
        <w:r w:rsidDel="00000000" w:rsidR="00000000" w:rsidRPr="00000000">
          <w:rPr>
            <w:b w:val="1"/>
            <w:bCs w:val="1"/>
            <w:color w:val="ffffff"/>
            <w:rtl w:val="0"/>
          </w:rPr>
          <w:t xml:space="preserve">no FDA-approved commercial or rapid tests</w:t>
        </w:r>
        <w:r w:rsidDel="00000000" w:rsidR="00000000" w:rsidRPr="00000000">
          <w:rPr>
            <w:color w:val="ffffff"/>
            <w:rtl w:val="0"/>
          </w:rPr>
          <w:t xml:space="preserve"> available for Oropouche. Testing is highly specialized and typically restricted to state public health labs or the </w:t>
        </w:r>
        <w:r w:rsidDel="00000000" w:rsidR="00000000" w:rsidRPr="00000000">
          <w:fldChar w:fldCharType="begin"/>
        </w:r>
        <w:r w:rsidDel="00000000" w:rsidR="00000000" w:rsidRPr="00000000">
          <w:instrText xml:space="preserve">HYPERLINK "https://www.cdc.gov/oropouche/php/reporting/index.html"</w:instrText>
        </w:r>
        <w:r w:rsidDel="00000000" w:rsidR="00000000" w:rsidRPr="00000000">
          <w:fldChar w:fldCharType="separate"/>
        </w:r>
        <w:r w:rsidDel="00000000" w:rsidR="00000000" w:rsidRPr="00000000">
          <w:rPr>
            <w:color w:val="1155cc"/>
            <w:u w:val="single"/>
            <w:rtl w:val="0"/>
          </w:rPr>
          <w:t xml:space="preserve">CDC</w:t>
        </w:r>
        <w:r w:rsidDel="00000000" w:rsidR="00000000" w:rsidRPr="00000000">
          <w:fldChar w:fldCharType="end"/>
        </w:r>
        <w:r w:rsidDel="00000000" w:rsidR="00000000" w:rsidRPr="00000000">
          <w:rPr>
            <w:color w:val="ffffff"/>
            <w:rtl w:val="0"/>
          </w:rPr>
          <w:t xml:space="preserve">, usually requiring a patient to have specific travel history.</w:t>
        </w:r>
      </w:ins>
    </w:p>
    <w:p w:rsidR="00000000" w:rsidDel="00000000" w:rsidP="00000000" w:rsidRDefault="00000000" w:rsidRPr="00000000" w14:paraId="00000190">
      <w:pPr>
        <w:numPr>
          <w:ilvl w:val="0"/>
          <w:numId w:val="14"/>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Symptom Overlap</w:t>
        </w:r>
        <w:r w:rsidDel="00000000" w:rsidR="00000000" w:rsidRPr="00000000">
          <w:rPr>
            <w:color w:val="ffffff"/>
            <w:rtl w:val="0"/>
          </w:rPr>
          <w:t xml:space="preserve">: Oropouche symptoms (fever, headache, muscle aches) are virtually indistinguishable from other common local viral infections like </w:t>
        </w:r>
        <w:r w:rsidDel="00000000" w:rsidR="00000000" w:rsidRPr="00000000">
          <w:rPr>
            <w:b w:val="1"/>
            <w:bCs w:val="1"/>
            <w:color w:val="ffffff"/>
            <w:rtl w:val="0"/>
          </w:rPr>
          <w:t xml:space="preserve">Flu, COVID-19, or West Nile</w:t>
        </w:r>
        <w:r w:rsidDel="00000000" w:rsidR="00000000" w:rsidRPr="00000000">
          <w:rPr>
            <w:color w:val="ffffff"/>
            <w:rtl w:val="0"/>
          </w:rPr>
          <w:t xml:space="preserve">, leading doctors to prioritize testing for those established local threats first.</w:t>
        </w:r>
      </w:ins>
    </w:p>
    <w:p w:rsidR="00000000" w:rsidDel="00000000" w:rsidP="00000000" w:rsidRDefault="00000000" w:rsidRPr="00000000" w14:paraId="00000191">
      <w:pPr>
        <w:numPr>
          <w:ilvl w:val="0"/>
          <w:numId w:val="14"/>
        </w:numPr>
        <w:spacing w:after="240" w:before="0" w:beforeAutospacing="0" w:lineRule="auto"/>
        <w:ind w:left="720" w:hanging="360"/>
        <w:rPr>
          <w:ins w:author="" w:id="0"/>
        </w:rPr>
      </w:pPr>
      <w:ins w:author="" w:id="0">
        <w:r w:rsidDel="00000000" w:rsidR="00000000" w:rsidRPr="00000000">
          <w:rPr>
            <w:b w:val="1"/>
            <w:bCs w:val="1"/>
            <w:color w:val="ffffff"/>
            <w:rtl w:val="0"/>
          </w:rPr>
          <w:t xml:space="preserve">Lack of Specific Treatment</w:t>
        </w:r>
        <w:r w:rsidDel="00000000" w:rsidR="00000000" w:rsidRPr="00000000">
          <w:rPr>
            <w:color w:val="ffffff"/>
            <w:rtl w:val="0"/>
          </w:rPr>
          <w:t xml:space="preserve">: Since there is no specific antiviral medication or vaccine for Oropouche, doctors focus on managing symptoms. In the absence of travel to an endemic area, they may treat for common bacterial or viral infections (like prescribing antibiotics for secondary issues or recommending flu protocols). [2, 3, 4, 5, 6, 7, 8, 9] </w:t>
        </w:r>
      </w:ins>
    </w:p>
    <w:p w:rsidR="00000000" w:rsidDel="00000000" w:rsidP="00000000" w:rsidRDefault="00000000" w:rsidRPr="00000000" w14:paraId="00000192">
      <w:pPr>
        <w:pStyle w:val="Heading2"/>
        <w:keepNext w:val="0"/>
        <w:keepLines w:val="0"/>
        <w:spacing w:after="80" w:lineRule="auto"/>
        <w:rPr>
          <w:ins w:author="" w:id="0"/>
          <w:color w:val="ffffff"/>
          <w:sz w:val="30"/>
          <w:szCs w:val="30"/>
        </w:rPr>
      </w:pPr>
      <w:ins w:author="" w:id="0">
        <w:bookmarkStart w:colFirst="0" w:colLast="0" w:name="_t5zvhhahd8lh" w:id="7"/>
        <w:bookmarkEnd w:id="7"/>
        <w:r w:rsidDel="00000000" w:rsidR="00000000" w:rsidRPr="00000000">
          <w:rPr>
            <w:color w:val="ffffff"/>
            <w:sz w:val="30"/>
            <w:szCs w:val="30"/>
            <w:rtl w:val="0"/>
          </w:rPr>
          <w:t xml:space="preserve">Understanding Social Media Patterns</w:t>
        </w:r>
      </w:ins>
    </w:p>
    <w:p w:rsidR="00000000" w:rsidDel="00000000" w:rsidP="00000000" w:rsidRDefault="00000000" w:rsidRPr="00000000" w14:paraId="00000193">
      <w:pPr>
        <w:spacing w:after="240" w:before="240" w:lineRule="auto"/>
        <w:rPr>
          <w:ins w:author="" w:id="0"/>
          <w:color w:val="ffffff"/>
        </w:rPr>
      </w:pPr>
      <w:ins w:author="" w:id="0">
        <w:r w:rsidDel="00000000" w:rsidR="00000000" w:rsidRPr="00000000">
          <w:rPr>
            <w:color w:val="ffffff"/>
            <w:rtl w:val="0"/>
          </w:rPr>
          <w:t xml:space="preserve">Social media can sometimes amplify health misinformation or anxiety during spring "swarming" seasons for biting midges. [10, 11] </w:t>
        </w:r>
      </w:ins>
    </w:p>
    <w:p w:rsidR="00000000" w:rsidDel="00000000" w:rsidP="00000000" w:rsidRDefault="00000000" w:rsidRPr="00000000" w14:paraId="00000194">
      <w:pPr>
        <w:numPr>
          <w:ilvl w:val="0"/>
          <w:numId w:val="7"/>
        </w:numPr>
        <w:spacing w:after="0" w:afterAutospacing="0" w:before="240" w:lineRule="auto"/>
        <w:ind w:left="720" w:hanging="360"/>
        <w:rPr>
          <w:ins w:author="" w:id="0"/>
        </w:rPr>
      </w:pPr>
      <w:ins w:author="" w:id="0">
        <w:r w:rsidDel="00000000" w:rsidR="00000000" w:rsidRPr="00000000">
          <w:rPr>
            <w:b w:val="1"/>
            <w:bCs w:val="1"/>
            <w:color w:val="ffffff"/>
            <w:rtl w:val="0"/>
          </w:rPr>
          <w:t xml:space="preserve">Vector Presence vs. Disease</w:t>
        </w:r>
        <w:r w:rsidDel="00000000" w:rsidR="00000000" w:rsidRPr="00000000">
          <w:rPr>
            <w:color w:val="ffffff"/>
            <w:rtl w:val="0"/>
          </w:rPr>
          <w:t xml:space="preserve">: While </w:t>
        </w:r>
        <w:r w:rsidDel="00000000" w:rsidR="00000000" w:rsidRPr="00000000">
          <w:fldChar w:fldCharType="begin"/>
        </w:r>
        <w:r w:rsidDel="00000000" w:rsidR="00000000" w:rsidRPr="00000000">
          <w:instrText xml:space="preserve">HYPERLINK "https://publichealth.harriscountytx.gov/Divisions-Offices/Offices/Office-of-Epidemiology-Surveillance-Emerging-Diseases/Communicable-Emerging-Disease-Program/Respiratory-Viruses"</w:instrText>
        </w:r>
        <w:r w:rsidDel="00000000" w:rsidR="00000000" w:rsidRPr="00000000">
          <w:fldChar w:fldCharType="separate"/>
        </w:r>
        <w:r w:rsidDel="00000000" w:rsidR="00000000" w:rsidRPr="00000000">
          <w:rPr>
            <w:color w:val="1155cc"/>
            <w:u w:val="single"/>
            <w:rtl w:val="0"/>
          </w:rPr>
          <w:t xml:space="preserve">Harris County Public Health</w:t>
        </w:r>
        <w:r w:rsidDel="00000000" w:rsidR="00000000" w:rsidRPr="00000000">
          <w:fldChar w:fldCharType="end"/>
        </w:r>
        <w:r w:rsidDel="00000000" w:rsidR="00000000" w:rsidRPr="00000000">
          <w:rPr>
            <w:color w:val="ffffff"/>
            <w:rtl w:val="0"/>
          </w:rPr>
          <w:t xml:space="preserve"> and the </w:t>
        </w:r>
        <w:r w:rsidDel="00000000" w:rsidR="00000000" w:rsidRPr="00000000">
          <w:fldChar w:fldCharType="begin"/>
        </w:r>
        <w:r w:rsidDel="00000000" w:rsidR="00000000" w:rsidRPr="00000000">
          <w:instrText xml:space="preserve">HYPERLINK "https://www.houstontx.gov/health/"</w:instrText>
        </w:r>
        <w:r w:rsidDel="00000000" w:rsidR="00000000" w:rsidRPr="00000000">
          <w:fldChar w:fldCharType="separate"/>
        </w:r>
        <w:r w:rsidDel="00000000" w:rsidR="00000000" w:rsidRPr="00000000">
          <w:rPr>
            <w:color w:val="1155cc"/>
            <w:u w:val="single"/>
            <w:rtl w:val="0"/>
          </w:rPr>
          <w:t xml:space="preserve">Houston Health Department</w:t>
        </w:r>
        <w:r w:rsidDel="00000000" w:rsidR="00000000" w:rsidRPr="00000000">
          <w:fldChar w:fldCharType="end"/>
        </w:r>
        <w:r w:rsidDel="00000000" w:rsidR="00000000" w:rsidRPr="00000000">
          <w:rPr>
            <w:color w:val="ffffff"/>
            <w:rtl w:val="0"/>
          </w:rPr>
          <w:t xml:space="preserve"> actively monitor for mosquito-borne viruses like West Nile and Zika, there has been </w:t>
        </w:r>
        <w:r w:rsidDel="00000000" w:rsidR="00000000" w:rsidRPr="00000000">
          <w:rPr>
            <w:b w:val="1"/>
            <w:bCs w:val="1"/>
            <w:color w:val="ffffff"/>
            <w:rtl w:val="0"/>
          </w:rPr>
          <w:t xml:space="preserve">no documented local transmission</w:t>
        </w:r>
        <w:r w:rsidDel="00000000" w:rsidR="00000000" w:rsidRPr="00000000">
          <w:rPr>
            <w:color w:val="ffffff"/>
            <w:rtl w:val="0"/>
          </w:rPr>
          <w:t xml:space="preserve"> of Oropouche in the Houston area as of April 2026.</w:t>
        </w:r>
      </w:ins>
    </w:p>
    <w:p w:rsidR="00000000" w:rsidDel="00000000" w:rsidP="00000000" w:rsidRDefault="00000000" w:rsidRPr="00000000" w14:paraId="00000195">
      <w:pPr>
        <w:numPr>
          <w:ilvl w:val="0"/>
          <w:numId w:val="7"/>
        </w:numPr>
        <w:spacing w:after="240" w:before="0" w:beforeAutospacing="0" w:lineRule="auto"/>
        <w:ind w:left="720" w:hanging="360"/>
        <w:rPr>
          <w:ins w:author="" w:id="0"/>
        </w:rPr>
      </w:pPr>
      <w:ins w:author="" w:id="0">
        <w:r w:rsidDel="00000000" w:rsidR="00000000" w:rsidRPr="00000000">
          <w:rPr>
            <w:b w:val="1"/>
            <w:bCs w:val="1"/>
            <w:color w:val="ffffff"/>
            <w:rtl w:val="0"/>
          </w:rPr>
          <w:t xml:space="preserve">Biting Midge Activity</w:t>
        </w:r>
        <w:r w:rsidDel="00000000" w:rsidR="00000000" w:rsidRPr="00000000">
          <w:rPr>
            <w:color w:val="ffffff"/>
            <w:rtl w:val="0"/>
          </w:rPr>
          <w:t xml:space="preserve">: Residents in </w:t>
        </w:r>
        <w:r w:rsidDel="00000000" w:rsidR="00000000" w:rsidRPr="00000000">
          <w:rPr>
            <w:b w:val="1"/>
            <w:bCs w:val="1"/>
            <w:color w:val="ffffff"/>
            <w:rtl w:val="0"/>
          </w:rPr>
          <w:t xml:space="preserve">Katy and Cypress</w:t>
        </w:r>
        <w:r w:rsidDel="00000000" w:rsidR="00000000" w:rsidRPr="00000000">
          <w:rPr>
            <w:color w:val="ffffff"/>
            <w:rtl w:val="0"/>
          </w:rPr>
          <w:t xml:space="preserve"> often report high activity of biting midges ("no-see-ums") this time of year. However, a bite from a midge does not mean the midge is carrying the virus unless a local transmission cycle has started, which has not occurred in the continental U.S.. [7, 11, 12, 13] </w:t>
        </w:r>
      </w:ins>
    </w:p>
    <w:p w:rsidR="00000000" w:rsidDel="00000000" w:rsidP="00000000" w:rsidRDefault="00000000" w:rsidRPr="00000000" w14:paraId="00000196">
      <w:pPr>
        <w:pStyle w:val="Heading2"/>
        <w:keepNext w:val="0"/>
        <w:keepLines w:val="0"/>
        <w:spacing w:after="80" w:lineRule="auto"/>
        <w:rPr>
          <w:ins w:author="" w:id="0"/>
          <w:color w:val="ffffff"/>
          <w:sz w:val="30"/>
          <w:szCs w:val="30"/>
        </w:rPr>
      </w:pPr>
      <w:ins w:author="" w:id="0">
        <w:bookmarkStart w:colFirst="0" w:colLast="0" w:name="_iiq2i9obib4k" w:id="8"/>
        <w:bookmarkEnd w:id="8"/>
        <w:r w:rsidDel="00000000" w:rsidR="00000000" w:rsidRPr="00000000">
          <w:rPr>
            <w:color w:val="ffffff"/>
            <w:sz w:val="30"/>
            <w:szCs w:val="30"/>
            <w:rtl w:val="0"/>
          </w:rPr>
          <w:t xml:space="preserve">How to Get "Correctly" Tested</w:t>
        </w:r>
      </w:ins>
    </w:p>
    <w:p w:rsidR="00000000" w:rsidDel="00000000" w:rsidP="00000000" w:rsidRDefault="00000000" w:rsidRPr="00000000" w14:paraId="00000197">
      <w:pPr>
        <w:spacing w:after="240" w:before="240" w:lineRule="auto"/>
        <w:rPr>
          <w:ins w:author="" w:id="0"/>
          <w:color w:val="ffffff"/>
        </w:rPr>
      </w:pPr>
      <w:ins w:author="" w:id="0">
        <w:r w:rsidDel="00000000" w:rsidR="00000000" w:rsidRPr="00000000">
          <w:rPr>
            <w:color w:val="ffffff"/>
            <w:rtl w:val="0"/>
          </w:rPr>
          <w:t xml:space="preserve">If you suspect you have been exposed, standard clinics likely cannot test you. You must:</w:t>
        </w:r>
      </w:ins>
    </w:p>
    <w:p w:rsidR="00000000" w:rsidDel="00000000" w:rsidP="00000000" w:rsidRDefault="00000000" w:rsidRPr="00000000" w14:paraId="00000198">
      <w:pPr>
        <w:numPr>
          <w:ilvl w:val="0"/>
          <w:numId w:val="19"/>
        </w:numPr>
        <w:spacing w:after="0" w:afterAutospacing="0" w:before="240" w:lineRule="auto"/>
        <w:ind w:left="720" w:hanging="360"/>
        <w:rPr>
          <w:ins w:author="" w:id="0"/>
        </w:rPr>
      </w:pPr>
      <w:ins w:author="" w:id="0">
        <w:r w:rsidDel="00000000" w:rsidR="00000000" w:rsidRPr="00000000">
          <w:rPr>
            <w:b w:val="1"/>
            <w:bCs w:val="1"/>
            <w:color w:val="ffffff"/>
            <w:rtl w:val="0"/>
          </w:rPr>
          <w:t xml:space="preserve">See a Specialist</w:t>
        </w:r>
        <w:r w:rsidDel="00000000" w:rsidR="00000000" w:rsidRPr="00000000">
          <w:rPr>
            <w:color w:val="ffffff"/>
            <w:rtl w:val="0"/>
          </w:rPr>
          <w:t xml:space="preserve">: Request a consultation with an infectious disease specialist.</w:t>
        </w:r>
      </w:ins>
    </w:p>
    <w:p w:rsidR="00000000" w:rsidDel="00000000" w:rsidP="00000000" w:rsidRDefault="00000000" w:rsidRPr="00000000" w14:paraId="00000199">
      <w:pPr>
        <w:numPr>
          <w:ilvl w:val="0"/>
          <w:numId w:val="19"/>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Provide Travel History</w:t>
        </w:r>
        <w:r w:rsidDel="00000000" w:rsidR="00000000" w:rsidRPr="00000000">
          <w:rPr>
            <w:color w:val="ffffff"/>
            <w:rtl w:val="0"/>
          </w:rPr>
          <w:t xml:space="preserve">: Mention any recent travel to </w:t>
        </w:r>
        <w:r w:rsidDel="00000000" w:rsidR="00000000" w:rsidRPr="00000000">
          <w:rPr>
            <w:b w:val="1"/>
            <w:bCs w:val="1"/>
            <w:color w:val="ffffff"/>
            <w:rtl w:val="0"/>
          </w:rPr>
          <w:t xml:space="preserve">South America, Central America, or the Caribbean</w:t>
        </w:r>
        <w:r w:rsidDel="00000000" w:rsidR="00000000" w:rsidRPr="00000000">
          <w:rPr>
            <w:color w:val="ffffff"/>
            <w:rtl w:val="0"/>
          </w:rPr>
          <w:t xml:space="preserve">(especially Cuba or Brazil).</w:t>
        </w:r>
      </w:ins>
    </w:p>
    <w:p w:rsidR="00000000" w:rsidDel="00000000" w:rsidP="00000000" w:rsidRDefault="00000000" w:rsidRPr="00000000" w14:paraId="0000019A">
      <w:pPr>
        <w:numPr>
          <w:ilvl w:val="0"/>
          <w:numId w:val="19"/>
        </w:numPr>
        <w:spacing w:after="240" w:before="0" w:beforeAutospacing="0" w:lineRule="auto"/>
        <w:ind w:left="720" w:hanging="360"/>
        <w:rPr>
          <w:ins w:author="" w:id="0"/>
        </w:rPr>
      </w:pPr>
      <w:ins w:author="" w:id="0">
        <w:r w:rsidDel="00000000" w:rsidR="00000000" w:rsidRPr="00000000">
          <w:rPr>
            <w:b w:val="1"/>
            <w:bCs w:val="1"/>
            <w:color w:val="ffffff"/>
            <w:rtl w:val="0"/>
          </w:rPr>
          <w:t xml:space="preserve">Request CDC Coordination</w:t>
        </w:r>
        <w:r w:rsidDel="00000000" w:rsidR="00000000" w:rsidRPr="00000000">
          <w:rPr>
            <w:color w:val="ffffff"/>
            <w:rtl w:val="0"/>
          </w:rPr>
          <w:t xml:space="preserve">: Testing is usually a </w:t>
        </w:r>
        <w:r w:rsidDel="00000000" w:rsidR="00000000" w:rsidRPr="00000000">
          <w:fldChar w:fldCharType="begin"/>
        </w:r>
        <w:r w:rsidDel="00000000" w:rsidR="00000000" w:rsidRPr="00000000">
          <w:instrText xml:space="preserve">HYPERLINK "https://www.aphlblog.org/what-you-need-to-know-about-oropouche-and-what-laboratories-are-doing-to-track-cases/"</w:instrText>
        </w:r>
        <w:r w:rsidDel="00000000" w:rsidR="00000000" w:rsidRPr="00000000">
          <w:fldChar w:fldCharType="separate"/>
        </w:r>
        <w:r w:rsidDel="00000000" w:rsidR="00000000" w:rsidRPr="00000000">
          <w:rPr>
            <w:color w:val="1155cc"/>
            <w:u w:val="single"/>
            <w:rtl w:val="0"/>
          </w:rPr>
          <w:t xml:space="preserve">Laboratory Developed Test (LDT)</w:t>
        </w:r>
        <w:r w:rsidDel="00000000" w:rsidR="00000000" w:rsidRPr="00000000">
          <w:fldChar w:fldCharType="end"/>
        </w:r>
        <w:r w:rsidDel="00000000" w:rsidR="00000000" w:rsidRPr="00000000">
          <w:rPr>
            <w:color w:val="ffffff"/>
            <w:rtl w:val="0"/>
          </w:rPr>
          <w:t xml:space="preserve"> that requires the doctor to coordinate directly with state health authorities. [6, 8] </w:t>
        </w:r>
      </w:ins>
    </w:p>
    <w:p w:rsidR="00000000" w:rsidDel="00000000" w:rsidP="00000000" w:rsidRDefault="00000000" w:rsidRPr="00000000" w14:paraId="0000019B">
      <w:pPr>
        <w:spacing w:after="240" w:before="240" w:lineRule="auto"/>
        <w:rPr>
          <w:ins w:author="" w:id="0"/>
          <w:color w:val="ffffff"/>
        </w:rPr>
      </w:pPr>
      <w:ins w:author="" w:id="0">
        <w:r w:rsidDel="00000000" w:rsidR="00000000" w:rsidRPr="00000000">
          <w:rPr>
            <w:color w:val="ffffff"/>
            <w:rtl w:val="0"/>
          </w:rPr>
          <w:t xml:space="preserve">Would you like information on </w:t>
        </w:r>
        <w:r w:rsidDel="00000000" w:rsidR="00000000" w:rsidRPr="00000000">
          <w:rPr>
            <w:b w:val="1"/>
            <w:bCs w:val="1"/>
            <w:color w:val="ffffff"/>
            <w:rtl w:val="0"/>
          </w:rPr>
          <w:t xml:space="preserve">local infectious disease clinics</w:t>
        </w:r>
        <w:r w:rsidDel="00000000" w:rsidR="00000000" w:rsidRPr="00000000">
          <w:rPr>
            <w:color w:val="ffffff"/>
            <w:rtl w:val="0"/>
          </w:rPr>
          <w:t xml:space="preserve"> or more details on </w:t>
        </w:r>
        <w:r w:rsidDel="00000000" w:rsidR="00000000" w:rsidRPr="00000000">
          <w:rPr>
            <w:b w:val="1"/>
            <w:bCs w:val="1"/>
            <w:color w:val="ffffff"/>
            <w:rtl w:val="0"/>
          </w:rPr>
          <w:t xml:space="preserve">midges</w:t>
        </w:r>
        <w:r w:rsidDel="00000000" w:rsidR="00000000" w:rsidRPr="00000000">
          <w:rPr>
            <w:color w:val="ffffff"/>
            <w:rtl w:val="0"/>
          </w:rPr>
          <w:t xml:space="preserve"> in the Houston area?</w:t>
        </w:r>
      </w:ins>
    </w:p>
    <w:p w:rsidR="00000000" w:rsidDel="00000000" w:rsidP="00000000" w:rsidRDefault="00000000" w:rsidRPr="00000000" w14:paraId="0000019C">
      <w:pPr>
        <w:rPr>
          <w:ins w:author="" w:id="0"/>
          <w:color w:val="ffffff"/>
        </w:rPr>
      </w:pPr>
      <w:ins w:author="" w:id="0">
        <w:r w:rsidDel="00000000" w:rsidR="00000000" w:rsidRPr="00000000">
          <w:rPr>
            <w:rtl w:val="0"/>
          </w:rPr>
        </w:r>
      </w:ins>
    </w:p>
    <w:p w:rsidR="00000000" w:rsidDel="00000000" w:rsidP="00000000" w:rsidRDefault="00000000" w:rsidRPr="00000000" w14:paraId="0000019D">
      <w:pPr>
        <w:rPr>
          <w:ins w:author="" w:id="0"/>
          <w:color w:val="1155cc"/>
          <w:u w:val="single"/>
        </w:rPr>
      </w:pPr>
      <w:ins w:author="" w:id="0">
        <w:r w:rsidDel="00000000" w:rsidR="00000000" w:rsidRPr="00000000">
          <w:rPr>
            <w:color w:val="ffffff"/>
            <w:rtl w:val="0"/>
          </w:rPr>
          <w:t xml:space="preserve">[1] </w:t>
        </w:r>
        <w:r w:rsidDel="00000000" w:rsidR="00000000" w:rsidRPr="00000000">
          <w:fldChar w:fldCharType="begin"/>
        </w:r>
        <w:r w:rsidDel="00000000" w:rsidR="00000000" w:rsidRPr="00000000">
          <w:instrText xml:space="preserve">HYPERLINK "https://pmc.ncbi.nlm.nih.gov/articles/PMC12568065/"</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19E">
      <w:pPr>
        <w:rPr>
          <w:ins w:author="" w:id="0"/>
          <w:color w:val="1155cc"/>
          <w:u w:val="single"/>
        </w:rPr>
      </w:pPr>
      <w:ins w:author="" w:id="0">
        <w:r w:rsidDel="00000000" w:rsidR="00000000" w:rsidRPr="00000000">
          <w:rPr>
            <w:color w:val="ffffff"/>
            <w:rtl w:val="0"/>
          </w:rPr>
          <w:t xml:space="preserve">[2] </w:t>
        </w:r>
        <w:r w:rsidDel="00000000" w:rsidR="00000000" w:rsidRPr="00000000">
          <w:fldChar w:fldCharType="begin"/>
        </w:r>
        <w:r w:rsidDel="00000000" w:rsidR="00000000" w:rsidRPr="00000000">
          <w:instrText xml:space="preserve">HYPERLINK "https://www.dshs.texas.gov/texas-respiratory-virus-surveillance-report"</w:instrText>
        </w:r>
        <w:r w:rsidDel="00000000" w:rsidR="00000000" w:rsidRPr="00000000">
          <w:fldChar w:fldCharType="separate"/>
        </w:r>
        <w:r w:rsidDel="00000000" w:rsidR="00000000" w:rsidRPr="00000000">
          <w:rPr>
            <w:color w:val="1155cc"/>
            <w:u w:val="single"/>
            <w:rtl w:val="0"/>
          </w:rPr>
          <w:t xml:space="preserve">https://www.dshs.texas.gov</w:t>
        </w:r>
        <w:r w:rsidDel="00000000" w:rsidR="00000000" w:rsidRPr="00000000">
          <w:fldChar w:fldCharType="end"/>
        </w:r>
        <w:r w:rsidDel="00000000" w:rsidR="00000000" w:rsidRPr="00000000">
          <w:rPr>
            <w:rtl w:val="0"/>
          </w:rPr>
        </w:r>
      </w:ins>
    </w:p>
    <w:p w:rsidR="00000000" w:rsidDel="00000000" w:rsidP="00000000" w:rsidRDefault="00000000" w:rsidRPr="00000000" w14:paraId="0000019F">
      <w:pPr>
        <w:rPr>
          <w:ins w:author="" w:id="0"/>
          <w:color w:val="1155cc"/>
          <w:u w:val="single"/>
        </w:rPr>
      </w:pPr>
      <w:ins w:author="" w:id="0">
        <w:r w:rsidDel="00000000" w:rsidR="00000000" w:rsidRPr="00000000">
          <w:rPr>
            <w:color w:val="ffffff"/>
            <w:rtl w:val="0"/>
          </w:rPr>
          <w:t xml:space="preserve">[3] </w:t>
        </w:r>
        <w:r w:rsidDel="00000000" w:rsidR="00000000" w:rsidRPr="00000000">
          <w:fldChar w:fldCharType="begin"/>
        </w:r>
        <w:r w:rsidDel="00000000" w:rsidR="00000000" w:rsidRPr="00000000">
          <w:instrText xml:space="preserve">HYPERLINK "https://www.npr.org/sections/goats-and-soda/2024/11/20/g-s1-34891/oropouche-virus-sexual-transmission-brazil#:~:text=%22The%20challenge%20is%20that%20this%20is%20such,are%20going%20to%20learn%20a%20lot%20more.%22"</w:instrText>
        </w:r>
        <w:r w:rsidDel="00000000" w:rsidR="00000000" w:rsidRPr="00000000">
          <w:fldChar w:fldCharType="separate"/>
        </w:r>
        <w:r w:rsidDel="00000000" w:rsidR="00000000" w:rsidRPr="00000000">
          <w:rPr>
            <w:color w:val="1155cc"/>
            <w:u w:val="single"/>
            <w:rtl w:val="0"/>
          </w:rPr>
          <w:t xml:space="preserve">https://www.npr.org</w:t>
        </w:r>
        <w:r w:rsidDel="00000000" w:rsidR="00000000" w:rsidRPr="00000000">
          <w:fldChar w:fldCharType="end"/>
        </w:r>
        <w:r w:rsidDel="00000000" w:rsidR="00000000" w:rsidRPr="00000000">
          <w:rPr>
            <w:rtl w:val="0"/>
          </w:rPr>
        </w:r>
      </w:ins>
    </w:p>
    <w:p w:rsidR="00000000" w:rsidDel="00000000" w:rsidP="00000000" w:rsidRDefault="00000000" w:rsidRPr="00000000" w14:paraId="000001A0">
      <w:pPr>
        <w:rPr>
          <w:ins w:author="" w:id="0"/>
          <w:color w:val="1155cc"/>
          <w:u w:val="single"/>
        </w:rPr>
      </w:pPr>
      <w:ins w:author="" w:id="0">
        <w:r w:rsidDel="00000000" w:rsidR="00000000" w:rsidRPr="00000000">
          <w:rPr>
            <w:color w:val="ffffff"/>
            <w:rtl w:val="0"/>
          </w:rPr>
          <w:t xml:space="preserve">[4] </w:t>
        </w:r>
        <w:r w:rsidDel="00000000" w:rsidR="00000000" w:rsidRPr="00000000">
          <w:fldChar w:fldCharType="begin"/>
        </w:r>
        <w:r w:rsidDel="00000000" w:rsidR="00000000" w:rsidRPr="00000000">
          <w:instrText xml:space="preserve">HYPERLINK "https://asm.org/getmedia/ff382594-0e39-4a1d-adc1-e12a7a6076b0/oropouche-virus-faq-for-clinical-laboratories_feb2025.pdf?ext=.pdf"</w:instrText>
        </w:r>
        <w:r w:rsidDel="00000000" w:rsidR="00000000" w:rsidRPr="00000000">
          <w:fldChar w:fldCharType="separate"/>
        </w:r>
        <w:r w:rsidDel="00000000" w:rsidR="00000000" w:rsidRPr="00000000">
          <w:rPr>
            <w:color w:val="1155cc"/>
            <w:u w:val="single"/>
            <w:rtl w:val="0"/>
          </w:rPr>
          <w:t xml:space="preserve">https://asm.org</w:t>
        </w:r>
        <w:r w:rsidDel="00000000" w:rsidR="00000000" w:rsidRPr="00000000">
          <w:fldChar w:fldCharType="end"/>
        </w:r>
        <w:r w:rsidDel="00000000" w:rsidR="00000000" w:rsidRPr="00000000">
          <w:rPr>
            <w:rtl w:val="0"/>
          </w:rPr>
        </w:r>
      </w:ins>
    </w:p>
    <w:p w:rsidR="00000000" w:rsidDel="00000000" w:rsidP="00000000" w:rsidRDefault="00000000" w:rsidRPr="00000000" w14:paraId="000001A1">
      <w:pPr>
        <w:rPr>
          <w:ins w:author="" w:id="0"/>
          <w:color w:val="1155cc"/>
          <w:u w:val="single"/>
        </w:rPr>
      </w:pPr>
      <w:ins w:author="" w:id="0">
        <w:r w:rsidDel="00000000" w:rsidR="00000000" w:rsidRPr="00000000">
          <w:rPr>
            <w:color w:val="ffffff"/>
            <w:rtl w:val="0"/>
          </w:rPr>
          <w:t xml:space="preserve">[5] </w:t>
        </w:r>
        <w:r w:rsidDel="00000000" w:rsidR="00000000" w:rsidRPr="00000000">
          <w:fldChar w:fldCharType="begin"/>
        </w:r>
        <w:r w:rsidDel="00000000" w:rsidR="00000000" w:rsidRPr="00000000">
          <w:instrText xml:space="preserve">HYPERLINK "https://www.who.int/news-room/fact-sheets/detail/oropouche-virus-disease"</w:instrText>
        </w:r>
        <w:r w:rsidDel="00000000" w:rsidR="00000000" w:rsidRPr="00000000">
          <w:fldChar w:fldCharType="separate"/>
        </w:r>
        <w:r w:rsidDel="00000000" w:rsidR="00000000" w:rsidRPr="00000000">
          <w:rPr>
            <w:color w:val="1155cc"/>
            <w:u w:val="single"/>
            <w:rtl w:val="0"/>
          </w:rPr>
          <w:t xml:space="preserve">https://www.who.int</w:t>
        </w:r>
        <w:r w:rsidDel="00000000" w:rsidR="00000000" w:rsidRPr="00000000">
          <w:fldChar w:fldCharType="end"/>
        </w:r>
        <w:r w:rsidDel="00000000" w:rsidR="00000000" w:rsidRPr="00000000">
          <w:rPr>
            <w:rtl w:val="0"/>
          </w:rPr>
        </w:r>
      </w:ins>
    </w:p>
    <w:p w:rsidR="00000000" w:rsidDel="00000000" w:rsidP="00000000" w:rsidRDefault="00000000" w:rsidRPr="00000000" w14:paraId="000001A2">
      <w:pPr>
        <w:rPr>
          <w:ins w:author="" w:id="0"/>
          <w:color w:val="1155cc"/>
          <w:u w:val="single"/>
        </w:rPr>
      </w:pPr>
      <w:ins w:author="" w:id="0">
        <w:r w:rsidDel="00000000" w:rsidR="00000000" w:rsidRPr="00000000">
          <w:rPr>
            <w:color w:val="ffffff"/>
            <w:rtl w:val="0"/>
          </w:rPr>
          <w:t xml:space="preserve">[6] </w:t>
        </w:r>
        <w:r w:rsidDel="00000000" w:rsidR="00000000" w:rsidRPr="00000000">
          <w:fldChar w:fldCharType="begin"/>
        </w:r>
        <w:r w:rsidDel="00000000" w:rsidR="00000000" w:rsidRPr="00000000">
          <w:instrText xml:space="preserve">HYPERLINK "https://www.cdc.gov/oropouche/php/reporting/index.html"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A3">
      <w:pPr>
        <w:rPr>
          <w:ins w:author="" w:id="0"/>
          <w:color w:val="1155cc"/>
          <w:u w:val="single"/>
        </w:rPr>
      </w:pPr>
      <w:ins w:author="" w:id="0">
        <w:r w:rsidDel="00000000" w:rsidR="00000000" w:rsidRPr="00000000">
          <w:rPr>
            <w:color w:val="ffffff"/>
            <w:rtl w:val="0"/>
          </w:rPr>
          <w:t xml:space="preserve">[7] </w:t>
        </w:r>
        <w:r w:rsidDel="00000000" w:rsidR="00000000" w:rsidRPr="00000000">
          <w:fldChar w:fldCharType="begin"/>
        </w:r>
        <w:r w:rsidDel="00000000" w:rsidR="00000000" w:rsidRPr="00000000">
          <w:instrText xml:space="preserve">HYPERLINK "https://cmmonline.com/news/oropouche-virus-disease-detected-among-u-s-travelers"</w:instrText>
        </w:r>
        <w:r w:rsidDel="00000000" w:rsidR="00000000" w:rsidRPr="00000000">
          <w:fldChar w:fldCharType="separate"/>
        </w:r>
        <w:r w:rsidDel="00000000" w:rsidR="00000000" w:rsidRPr="00000000">
          <w:rPr>
            <w:color w:val="1155cc"/>
            <w:u w:val="single"/>
            <w:rtl w:val="0"/>
          </w:rPr>
          <w:t xml:space="preserve">https://cmmonline.com</w:t>
        </w:r>
        <w:r w:rsidDel="00000000" w:rsidR="00000000" w:rsidRPr="00000000">
          <w:fldChar w:fldCharType="end"/>
        </w:r>
        <w:r w:rsidDel="00000000" w:rsidR="00000000" w:rsidRPr="00000000">
          <w:rPr>
            <w:rtl w:val="0"/>
          </w:rPr>
        </w:r>
      </w:ins>
    </w:p>
    <w:p w:rsidR="00000000" w:rsidDel="00000000" w:rsidP="00000000" w:rsidRDefault="00000000" w:rsidRPr="00000000" w14:paraId="000001A4">
      <w:pPr>
        <w:rPr>
          <w:ins w:author="" w:id="0"/>
          <w:color w:val="1155cc"/>
          <w:u w:val="single"/>
        </w:rPr>
      </w:pPr>
      <w:ins w:author="" w:id="0">
        <w:r w:rsidDel="00000000" w:rsidR="00000000" w:rsidRPr="00000000">
          <w:rPr>
            <w:color w:val="ffffff"/>
            <w:rtl w:val="0"/>
          </w:rPr>
          <w:t xml:space="preserve">[8] </w:t>
        </w:r>
        <w:r w:rsidDel="00000000" w:rsidR="00000000" w:rsidRPr="00000000">
          <w:fldChar w:fldCharType="begin"/>
        </w:r>
        <w:r w:rsidDel="00000000" w:rsidR="00000000" w:rsidRPr="00000000">
          <w:instrText xml:space="preserve">HYPERLINK "https://www.aphlblog.org/what-you-need-to-know-about-oropouche-and-what-laboratories-are-doing-to-track-cases/"</w:instrText>
        </w:r>
        <w:r w:rsidDel="00000000" w:rsidR="00000000" w:rsidRPr="00000000">
          <w:fldChar w:fldCharType="separate"/>
        </w:r>
        <w:r w:rsidDel="00000000" w:rsidR="00000000" w:rsidRPr="00000000">
          <w:rPr>
            <w:color w:val="1155cc"/>
            <w:u w:val="single"/>
            <w:rtl w:val="0"/>
          </w:rPr>
          <w:t xml:space="preserve">https://www.aphlblog.org</w:t>
        </w:r>
        <w:r w:rsidDel="00000000" w:rsidR="00000000" w:rsidRPr="00000000">
          <w:fldChar w:fldCharType="end"/>
        </w:r>
        <w:r w:rsidDel="00000000" w:rsidR="00000000" w:rsidRPr="00000000">
          <w:rPr>
            <w:rtl w:val="0"/>
          </w:rPr>
        </w:r>
      </w:ins>
    </w:p>
    <w:p w:rsidR="00000000" w:rsidDel="00000000" w:rsidP="00000000" w:rsidRDefault="00000000" w:rsidRPr="00000000" w14:paraId="000001A5">
      <w:pPr>
        <w:rPr>
          <w:ins w:author="" w:id="0"/>
          <w:color w:val="1155cc"/>
          <w:u w:val="single"/>
        </w:rPr>
      </w:pPr>
      <w:ins w:author="" w:id="0">
        <w:r w:rsidDel="00000000" w:rsidR="00000000" w:rsidRPr="00000000">
          <w:rPr>
            <w:color w:val="ffffff"/>
            <w:rtl w:val="0"/>
          </w:rPr>
          <w:t xml:space="preserve">[9] </w:t>
        </w:r>
        <w:r w:rsidDel="00000000" w:rsidR="00000000" w:rsidRPr="00000000">
          <w:fldChar w:fldCharType="begin"/>
        </w:r>
        <w:r w:rsidDel="00000000" w:rsidR="00000000" w:rsidRPr="00000000">
          <w:instrText xml:space="preserve">HYPERLINK "https://www.researchgate.net/publication/392928140_Challenges_in_Emerging_and_Reemerging_Arboviral_Diseases_The_Examples_of_Oropouche_and_Yellow_Fever"</w:instrText>
        </w:r>
        <w:r w:rsidDel="00000000" w:rsidR="00000000" w:rsidRPr="00000000">
          <w:fldChar w:fldCharType="separate"/>
        </w:r>
        <w:r w:rsidDel="00000000" w:rsidR="00000000" w:rsidRPr="00000000">
          <w:rPr>
            <w:color w:val="1155cc"/>
            <w:u w:val="single"/>
            <w:rtl w:val="0"/>
          </w:rPr>
          <w:t xml:space="preserve">https://www.researchgate.net</w:t>
        </w:r>
        <w:r w:rsidDel="00000000" w:rsidR="00000000" w:rsidRPr="00000000">
          <w:fldChar w:fldCharType="end"/>
        </w:r>
        <w:r w:rsidDel="00000000" w:rsidR="00000000" w:rsidRPr="00000000">
          <w:rPr>
            <w:rtl w:val="0"/>
          </w:rPr>
        </w:r>
      </w:ins>
    </w:p>
    <w:p w:rsidR="00000000" w:rsidDel="00000000" w:rsidP="00000000" w:rsidRDefault="00000000" w:rsidRPr="00000000" w14:paraId="000001A6">
      <w:pPr>
        <w:rPr>
          <w:ins w:author="" w:id="0"/>
          <w:color w:val="1155cc"/>
          <w:u w:val="single"/>
        </w:rPr>
      </w:pPr>
      <w:ins w:author="" w:id="0">
        <w:r w:rsidDel="00000000" w:rsidR="00000000" w:rsidRPr="00000000">
          <w:rPr>
            <w:color w:val="ffffff"/>
            <w:rtl w:val="0"/>
          </w:rPr>
          <w:t xml:space="preserve">[10] </w:t>
        </w:r>
        <w:r w:rsidDel="00000000" w:rsidR="00000000" w:rsidRPr="00000000">
          <w:fldChar w:fldCharType="begin"/>
        </w:r>
        <w:r w:rsidDel="00000000" w:rsidR="00000000" w:rsidRPr="00000000">
          <w:instrText xml:space="preserve">HYPERLINK "https://pmc.ncbi.nlm.nih.gov/articles/PMC12589804/"</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1A7">
      <w:pPr>
        <w:rPr>
          <w:ins w:author="" w:id="0"/>
          <w:color w:val="1155cc"/>
          <w:u w:val="single"/>
        </w:rPr>
      </w:pPr>
      <w:ins w:author="" w:id="0">
        <w:r w:rsidDel="00000000" w:rsidR="00000000" w:rsidRPr="00000000">
          <w:rPr>
            <w:color w:val="ffffff"/>
            <w:rtl w:val="0"/>
          </w:rPr>
          <w:t xml:space="preserve">[11] </w:t>
        </w:r>
        <w:r w:rsidDel="00000000" w:rsidR="00000000" w:rsidRPr="00000000">
          <w:fldChar w:fldCharType="begin"/>
        </w:r>
        <w:r w:rsidDel="00000000" w:rsidR="00000000" w:rsidRPr="00000000">
          <w:instrText xml:space="preserve">HYPERLINK "https://www.instagram.com/p/DW406RkDKD5/"</w:instrText>
        </w:r>
        <w:r w:rsidDel="00000000" w:rsidR="00000000" w:rsidRPr="00000000">
          <w:fldChar w:fldCharType="separate"/>
        </w:r>
        <w:r w:rsidDel="00000000" w:rsidR="00000000" w:rsidRPr="00000000">
          <w:rPr>
            <w:color w:val="1155cc"/>
            <w:u w:val="single"/>
            <w:rtl w:val="0"/>
          </w:rPr>
          <w:t xml:space="preserve">https://www.instagram.com</w:t>
        </w:r>
        <w:r w:rsidDel="00000000" w:rsidR="00000000" w:rsidRPr="00000000">
          <w:fldChar w:fldCharType="end"/>
        </w:r>
        <w:r w:rsidDel="00000000" w:rsidR="00000000" w:rsidRPr="00000000">
          <w:rPr>
            <w:rtl w:val="0"/>
          </w:rPr>
        </w:r>
      </w:ins>
    </w:p>
    <w:p w:rsidR="00000000" w:rsidDel="00000000" w:rsidP="00000000" w:rsidRDefault="00000000" w:rsidRPr="00000000" w14:paraId="000001A8">
      <w:pPr>
        <w:rPr>
          <w:ins w:author="" w:id="0"/>
          <w:color w:val="1155cc"/>
          <w:u w:val="single"/>
        </w:rPr>
      </w:pPr>
      <w:ins w:author="" w:id="0">
        <w:r w:rsidDel="00000000" w:rsidR="00000000" w:rsidRPr="00000000">
          <w:rPr>
            <w:color w:val="ffffff"/>
            <w:rtl w:val="0"/>
          </w:rPr>
          <w:t xml:space="preserve">[12] </w:t>
        </w:r>
        <w:r w:rsidDel="00000000" w:rsidR="00000000" w:rsidRPr="00000000">
          <w:fldChar w:fldCharType="begin"/>
        </w:r>
        <w:r w:rsidDel="00000000" w:rsidR="00000000" w:rsidRPr="00000000">
          <w:instrText xml:space="preserve">HYPERLINK "https://www.kwtx.com/2024/09/08/here-is-why-oropouche-virus-is-causing-concern/"</w:instrText>
        </w:r>
        <w:r w:rsidDel="00000000" w:rsidR="00000000" w:rsidRPr="00000000">
          <w:fldChar w:fldCharType="separate"/>
        </w:r>
        <w:r w:rsidDel="00000000" w:rsidR="00000000" w:rsidRPr="00000000">
          <w:rPr>
            <w:color w:val="1155cc"/>
            <w:u w:val="single"/>
            <w:rtl w:val="0"/>
          </w:rPr>
          <w:t xml:space="preserve">https://www.kwtx.com</w:t>
        </w:r>
        <w:r w:rsidDel="00000000" w:rsidR="00000000" w:rsidRPr="00000000">
          <w:fldChar w:fldCharType="end"/>
        </w:r>
        <w:r w:rsidDel="00000000" w:rsidR="00000000" w:rsidRPr="00000000">
          <w:rPr>
            <w:rtl w:val="0"/>
          </w:rPr>
        </w:r>
      </w:ins>
    </w:p>
    <w:p w:rsidR="00000000" w:rsidDel="00000000" w:rsidP="00000000" w:rsidRDefault="00000000" w:rsidRPr="00000000" w14:paraId="000001A9">
      <w:pPr>
        <w:rPr>
          <w:ins w:author="" w:id="0"/>
          <w:color w:val="1155cc"/>
          <w:u w:val="single"/>
        </w:rPr>
      </w:pPr>
      <w:ins w:author="" w:id="0">
        <w:r w:rsidDel="00000000" w:rsidR="00000000" w:rsidRPr="00000000">
          <w:rPr>
            <w:color w:val="ffffff"/>
            <w:rtl w:val="0"/>
          </w:rPr>
          <w:t xml:space="preserve">[13] </w:t>
        </w:r>
        <w:r w:rsidDel="00000000" w:rsidR="00000000" w:rsidRPr="00000000">
          <w:fldChar w:fldCharType="begin"/>
        </w:r>
        <w:r w:rsidDel="00000000" w:rsidR="00000000" w:rsidRPr="00000000">
          <w:instrText xml:space="preserve">HYPERLINK "https://www.houstonchronicle.com/news/houston-texas/trending/article/west-nile-harris-county-mosquitoes-21298550.php"</w:instrText>
        </w:r>
        <w:r w:rsidDel="00000000" w:rsidR="00000000" w:rsidRPr="00000000">
          <w:fldChar w:fldCharType="separate"/>
        </w:r>
        <w:r w:rsidDel="00000000" w:rsidR="00000000" w:rsidRPr="00000000">
          <w:rPr>
            <w:color w:val="1155cc"/>
            <w:u w:val="single"/>
            <w:rtl w:val="0"/>
          </w:rPr>
          <w:t xml:space="preserve">https://www.houstonchronicle.com</w:t>
        </w:r>
        <w:r w:rsidDel="00000000" w:rsidR="00000000" w:rsidRPr="00000000">
          <w:fldChar w:fldCharType="end"/>
        </w:r>
        <w:r w:rsidDel="00000000" w:rsidR="00000000" w:rsidRPr="00000000">
          <w:rPr>
            <w:rtl w:val="0"/>
          </w:rPr>
        </w:r>
      </w:ins>
    </w:p>
    <w:p w:rsidR="00000000" w:rsidDel="00000000" w:rsidP="00000000" w:rsidRDefault="00000000" w:rsidRPr="00000000" w14:paraId="000001AA">
      <w:pPr>
        <w:rPr>
          <w:ins w:author="" w:id="0"/>
        </w:rPr>
      </w:pPr>
      <w:ins w:author="" w:id="0">
        <w:r w:rsidDel="00000000" w:rsidR="00000000" w:rsidRPr="00000000">
          <w:rPr>
            <w:rtl w:val="0"/>
          </w:rPr>
        </w:r>
      </w:ins>
    </w:p>
    <w:p w:rsidR="00000000" w:rsidDel="00000000" w:rsidP="00000000" w:rsidRDefault="00000000" w:rsidRPr="00000000" w14:paraId="000001AB">
      <w:pPr>
        <w:rPr>
          <w:ins w:author="" w:id="0"/>
        </w:rPr>
      </w:pPr>
      <w:ins w:author="" w:id="0">
        <w:r w:rsidDel="00000000" w:rsidR="00000000" w:rsidRPr="00000000">
          <w:rPr>
            <w:rtl w:val="0"/>
          </w:rPr>
        </w:r>
      </w:ins>
    </w:p>
    <w:p w:rsidR="00000000" w:rsidDel="00000000" w:rsidP="00000000" w:rsidRDefault="00000000" w:rsidRPr="00000000" w14:paraId="000001AC">
      <w:pPr>
        <w:spacing w:after="240" w:before="240" w:lineRule="auto"/>
        <w:rPr>
          <w:ins w:author="" w:id="0"/>
          <w:color w:val="ffffff"/>
        </w:rPr>
      </w:pPr>
      <w:ins w:author="" w:id="0">
        <w:r w:rsidDel="00000000" w:rsidR="00000000" w:rsidRPr="00000000">
          <w:rPr>
            <w:color w:val="ffffff"/>
            <w:rtl w:val="0"/>
          </w:rPr>
          <w:t xml:space="preserve">If a doctor suspects Oropouche virus rather than the flu or a bacterial infection, their treatment plan shifts from "cure-focused" (like antibiotics) to "safety-focused supportive care." The most critical difference is </w:t>
        </w:r>
        <w:r w:rsidDel="00000000" w:rsidR="00000000" w:rsidRPr="00000000">
          <w:rPr>
            <w:b w:val="1"/>
            <w:bCs w:val="1"/>
            <w:color w:val="ffffff"/>
            <w:rtl w:val="0"/>
          </w:rPr>
          <w:t xml:space="preserve">avoiding specific common pain relievers</w:t>
        </w:r>
        <w:r w:rsidDel="00000000" w:rsidR="00000000" w:rsidRPr="00000000">
          <w:rPr>
            <w:color w:val="ffffff"/>
            <w:rtl w:val="0"/>
          </w:rPr>
          <w:t xml:space="preserve"> until other dangerous tropical diseases are ruled out.</w:t>
        </w:r>
      </w:ins>
    </w:p>
    <w:p w:rsidR="00000000" w:rsidDel="00000000" w:rsidP="00000000" w:rsidRDefault="00000000" w:rsidRPr="00000000" w14:paraId="000001AD">
      <w:pPr>
        <w:pStyle w:val="Heading2"/>
        <w:keepNext w:val="0"/>
        <w:keepLines w:val="0"/>
        <w:spacing w:after="80" w:lineRule="auto"/>
        <w:rPr>
          <w:ins w:author="" w:id="0"/>
          <w:color w:val="ffffff"/>
          <w:sz w:val="30"/>
          <w:szCs w:val="30"/>
        </w:rPr>
      </w:pPr>
      <w:ins w:author="" w:id="0">
        <w:bookmarkStart w:colFirst="0" w:colLast="0" w:name="_vnhp9l2jxyof" w:id="9"/>
        <w:bookmarkEnd w:id="9"/>
        <w:r w:rsidDel="00000000" w:rsidR="00000000" w:rsidRPr="00000000">
          <w:rPr>
            <w:color w:val="ffffff"/>
            <w:sz w:val="30"/>
            <w:szCs w:val="30"/>
            <w:rtl w:val="0"/>
          </w:rPr>
          <w:t xml:space="preserve">Treatment Protocol: Oropouche vs. Standard Protocols</w:t>
        </w:r>
      </w:ins>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spacing w:line="288" w:lineRule="auto"/>
              <w:rPr>
                <w:ins w:author="" w:id="0"/>
                <w:color w:val="ffffff"/>
              </w:rPr>
            </w:pPr>
            <w:ins w:author="" w:id="0">
              <w:r w:rsidDel="00000000" w:rsidR="00000000" w:rsidRPr="00000000">
                <w:rPr>
                  <w:b w:val="1"/>
                  <w:bCs w:val="1"/>
                  <w:color w:val="ffffff"/>
                  <w:rtl w:val="0"/>
                </w:rPr>
                <w:t xml:space="preserve">Feature [1, 2, 3, 4, 5, 6, 7] </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spacing w:line="288" w:lineRule="auto"/>
              <w:rPr>
                <w:ins w:author="" w:id="0"/>
                <w:color w:val="ffffff"/>
              </w:rPr>
            </w:pPr>
            <w:ins w:author="" w:id="0">
              <w:r w:rsidDel="00000000" w:rsidR="00000000" w:rsidRPr="00000000">
                <w:rPr>
                  <w:b w:val="1"/>
                  <w:bCs w:val="1"/>
                  <w:color w:val="ffffff"/>
                  <w:rtl w:val="0"/>
                </w:rPr>
                <w:t xml:space="preserve">Bacterial Protocol</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spacing w:line="288" w:lineRule="auto"/>
              <w:rPr>
                <w:ins w:author="" w:id="0"/>
                <w:color w:val="ffffff"/>
              </w:rPr>
            </w:pPr>
            <w:ins w:author="" w:id="0">
              <w:r w:rsidDel="00000000" w:rsidR="00000000" w:rsidRPr="00000000">
                <w:rPr>
                  <w:b w:val="1"/>
                  <w:bCs w:val="1"/>
                  <w:color w:val="ffffff"/>
                  <w:rtl w:val="0"/>
                </w:rPr>
                <w:t xml:space="preserve">Standard Flu Protocol</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spacing w:line="288" w:lineRule="auto"/>
              <w:rPr>
                <w:ins w:author="" w:id="0"/>
                <w:color w:val="ffffff"/>
              </w:rPr>
            </w:pPr>
            <w:ins w:author="" w:id="0">
              <w:r w:rsidDel="00000000" w:rsidR="00000000" w:rsidRPr="00000000">
                <w:rPr>
                  <w:b w:val="1"/>
                  <w:bCs w:val="1"/>
                  <w:color w:val="ffffff"/>
                  <w:rtl w:val="0"/>
                </w:rPr>
                <w:t xml:space="preserve">Oropouche/Arbovirus Protocol</w:t>
              </w:r>
              <w:r w:rsidDel="00000000" w:rsidR="00000000" w:rsidRPr="00000000">
                <w:rPr>
                  <w:rtl w:val="0"/>
                </w:rPr>
              </w:r>
            </w:ins>
          </w:p>
        </w:tc>
      </w:tr>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spacing w:line="288" w:lineRule="auto"/>
              <w:rPr>
                <w:ins w:author="" w:id="0"/>
                <w:color w:val="ffffff"/>
              </w:rPr>
            </w:pPr>
            <w:ins w:author="" w:id="0">
              <w:r w:rsidDel="00000000" w:rsidR="00000000" w:rsidRPr="00000000">
                <w:rPr>
                  <w:b w:val="1"/>
                  <w:bCs w:val="1"/>
                  <w:color w:val="ffffff"/>
                  <w:rtl w:val="0"/>
                </w:rPr>
                <w:t xml:space="preserve">Primary Medication</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spacing w:line="288" w:lineRule="auto"/>
              <w:rPr>
                <w:ins w:author="" w:id="0"/>
                <w:color w:val="ffffff"/>
              </w:rPr>
            </w:pPr>
            <w:ins w:author="" w:id="0">
              <w:r w:rsidDel="00000000" w:rsidR="00000000" w:rsidRPr="00000000">
                <w:rPr>
                  <w:b w:val="1"/>
                  <w:bCs w:val="1"/>
                  <w:color w:val="ffffff"/>
                  <w:rtl w:val="0"/>
                </w:rPr>
                <w:t xml:space="preserve">Antibiotics</w:t>
              </w:r>
              <w:r w:rsidDel="00000000" w:rsidR="00000000" w:rsidRPr="00000000">
                <w:rPr>
                  <w:color w:val="ffffff"/>
                  <w:rtl w:val="0"/>
                </w:rPr>
                <w:t xml:space="preserve"> (e.g., Amoxicillin) to kill bacteria.</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spacing w:line="288" w:lineRule="auto"/>
              <w:rPr>
                <w:ins w:author="" w:id="0"/>
                <w:color w:val="ffffff"/>
              </w:rPr>
            </w:pPr>
            <w:ins w:author="" w:id="0">
              <w:r w:rsidDel="00000000" w:rsidR="00000000" w:rsidRPr="00000000">
                <w:rPr>
                  <w:b w:val="1"/>
                  <w:bCs w:val="1"/>
                  <w:color w:val="ffffff"/>
                  <w:rtl w:val="0"/>
                </w:rPr>
                <w:t xml:space="preserve">Antivirals</w:t>
              </w:r>
              <w:r w:rsidDel="00000000" w:rsidR="00000000" w:rsidRPr="00000000">
                <w:rPr>
                  <w:color w:val="ffffff"/>
                  <w:rtl w:val="0"/>
                </w:rPr>
                <w:t xml:space="preserve"> (e.g., Tamiflu) to stop viral replication.</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spacing w:line="288" w:lineRule="auto"/>
              <w:rPr>
                <w:ins w:author="" w:id="0"/>
                <w:color w:val="ffffff"/>
              </w:rPr>
            </w:pPr>
            <w:ins w:author="" w:id="0">
              <w:r w:rsidDel="00000000" w:rsidR="00000000" w:rsidRPr="00000000">
                <w:rPr>
                  <w:b w:val="1"/>
                  <w:bCs w:val="1"/>
                  <w:color w:val="ffffff"/>
                  <w:rtl w:val="0"/>
                </w:rPr>
                <w:t xml:space="preserve">None.</w:t>
              </w:r>
              <w:r w:rsidDel="00000000" w:rsidR="00000000" w:rsidRPr="00000000">
                <w:rPr>
                  <w:color w:val="ffffff"/>
                  <w:rtl w:val="0"/>
                </w:rPr>
                <w:t xml:space="preserve"> No specific antiviral exists for Oropouche.</w:t>
              </w:r>
            </w:ins>
          </w:p>
        </w:tc>
      </w:tr>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spacing w:line="288" w:lineRule="auto"/>
              <w:rPr>
                <w:ins w:author="" w:id="0"/>
                <w:color w:val="ffffff"/>
              </w:rPr>
            </w:pPr>
            <w:ins w:author="" w:id="0">
              <w:r w:rsidDel="00000000" w:rsidR="00000000" w:rsidRPr="00000000">
                <w:rPr>
                  <w:b w:val="1"/>
                  <w:bCs w:val="1"/>
                  <w:color w:val="ffffff"/>
                  <w:rtl w:val="0"/>
                </w:rPr>
                <w:t xml:space="preserve">Pain/Fever Relief</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spacing w:line="288" w:lineRule="auto"/>
              <w:rPr>
                <w:ins w:author="" w:id="0"/>
                <w:color w:val="ffffff"/>
              </w:rPr>
            </w:pPr>
            <w:ins w:author="" w:id="0">
              <w:r w:rsidDel="00000000" w:rsidR="00000000" w:rsidRPr="00000000">
                <w:rPr>
                  <w:color w:val="ffffff"/>
                  <w:rtl w:val="0"/>
                </w:rPr>
                <w:t xml:space="preserve">Typically any OTC (Ibuprofen, Aspirin, Tylenol).</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spacing w:line="288" w:lineRule="auto"/>
              <w:rPr>
                <w:ins w:author="" w:id="0"/>
                <w:color w:val="ffffff"/>
              </w:rPr>
            </w:pPr>
            <w:ins w:author="" w:id="0">
              <w:r w:rsidDel="00000000" w:rsidR="00000000" w:rsidRPr="00000000">
                <w:rPr>
                  <w:color w:val="ffffff"/>
                  <w:rtl w:val="0"/>
                </w:rPr>
                <w:t xml:space="preserve">Typically any OTC (Ibuprofen, Tylenol).</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spacing w:line="288" w:lineRule="auto"/>
              <w:rPr>
                <w:ins w:author="" w:id="0"/>
                <w:color w:val="ffffff"/>
              </w:rPr>
            </w:pPr>
            <w:ins w:author="" w:id="0">
              <w:r w:rsidDel="00000000" w:rsidR="00000000" w:rsidRPr="00000000">
                <w:rPr>
                  <w:b w:val="1"/>
                  <w:bCs w:val="1"/>
                  <w:color w:val="ffffff"/>
                  <w:rtl w:val="0"/>
                </w:rPr>
                <w:t xml:space="preserve">Acetaminophen (Tylenol) ONLY.</w:t>
              </w:r>
              <w:r w:rsidDel="00000000" w:rsidR="00000000" w:rsidRPr="00000000">
                <w:rPr>
                  <w:rtl w:val="0"/>
                </w:rPr>
              </w:r>
            </w:ins>
          </w:p>
        </w:tc>
      </w:tr>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spacing w:line="288" w:lineRule="auto"/>
              <w:rPr>
                <w:ins w:author="" w:id="0"/>
                <w:color w:val="ffffff"/>
              </w:rPr>
            </w:pPr>
            <w:ins w:author="" w:id="0">
              <w:r w:rsidDel="00000000" w:rsidR="00000000" w:rsidRPr="00000000">
                <w:rPr>
                  <w:b w:val="1"/>
                  <w:bCs w:val="1"/>
                  <w:color w:val="ffffff"/>
                  <w:rtl w:val="0"/>
                </w:rPr>
                <w:t xml:space="preserve">Key Restriction</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spacing w:line="288" w:lineRule="auto"/>
              <w:rPr>
                <w:ins w:author="" w:id="0"/>
                <w:color w:val="ffffff"/>
              </w:rPr>
            </w:pPr>
            <w:ins w:author="" w:id="0">
              <w:r w:rsidDel="00000000" w:rsidR="00000000" w:rsidRPr="00000000">
                <w:rPr>
                  <w:color w:val="ffffff"/>
                  <w:rtl w:val="0"/>
                </w:rPr>
                <w:t xml:space="preserve">None.</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spacing w:line="288" w:lineRule="auto"/>
              <w:rPr>
                <w:ins w:author="" w:id="0"/>
                <w:color w:val="ffffff"/>
              </w:rPr>
            </w:pPr>
            <w:ins w:author="" w:id="0">
              <w:r w:rsidDel="00000000" w:rsidR="00000000" w:rsidRPr="00000000">
                <w:rPr>
                  <w:color w:val="ffffff"/>
                  <w:rtl w:val="0"/>
                </w:rPr>
                <w:t xml:space="preserve">None.</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spacing w:line="288" w:lineRule="auto"/>
              <w:rPr>
                <w:ins w:author="" w:id="0"/>
                <w:color w:val="ffffff"/>
              </w:rPr>
            </w:pPr>
            <w:ins w:author="" w:id="0">
              <w:r w:rsidDel="00000000" w:rsidR="00000000" w:rsidRPr="00000000">
                <w:rPr>
                  <w:b w:val="1"/>
                  <w:bCs w:val="1"/>
                  <w:color w:val="ffffff"/>
                  <w:rtl w:val="0"/>
                </w:rPr>
                <w:t xml:space="preserve">AVOID Aspirin/NSAIDs</w:t>
              </w:r>
              <w:r w:rsidDel="00000000" w:rsidR="00000000" w:rsidRPr="00000000">
                <w:rPr>
                  <w:color w:val="ffffff"/>
                  <w:rtl w:val="0"/>
                </w:rPr>
                <w:t xml:space="preserve">(Ibuprofen, Advil, Motrin).</w:t>
              </w:r>
            </w:ins>
          </w:p>
        </w:tc>
      </w:tr>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spacing w:line="288" w:lineRule="auto"/>
              <w:rPr>
                <w:ins w:author="" w:id="0"/>
                <w:color w:val="ffffff"/>
              </w:rPr>
            </w:pPr>
            <w:ins w:author="" w:id="0">
              <w:r w:rsidDel="00000000" w:rsidR="00000000" w:rsidRPr="00000000">
                <w:rPr>
                  <w:b w:val="1"/>
                  <w:bCs w:val="1"/>
                  <w:color w:val="ffffff"/>
                  <w:rtl w:val="0"/>
                </w:rPr>
                <w:t xml:space="preserve">Why the restriction?</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spacing w:line="288" w:lineRule="auto"/>
              <w:rPr>
                <w:ins w:author="" w:id="0"/>
                <w:color w:val="ffffff"/>
              </w:rPr>
            </w:pPr>
            <w:ins w:author="" w:id="0">
              <w:r w:rsidDel="00000000" w:rsidR="00000000" w:rsidRPr="00000000">
                <w:rPr>
                  <w:color w:val="ffffff"/>
                  <w:rtl w:val="0"/>
                </w:rPr>
                <w:t xml:space="preserve">N/A</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spacing w:line="288" w:lineRule="auto"/>
              <w:rPr>
                <w:ins w:author="" w:id="0"/>
                <w:color w:val="ffffff"/>
              </w:rPr>
            </w:pPr>
            <w:ins w:author="" w:id="0">
              <w:r w:rsidDel="00000000" w:rsidR="00000000" w:rsidRPr="00000000">
                <w:rPr>
                  <w:color w:val="ffffff"/>
                  <w:rtl w:val="0"/>
                </w:rPr>
                <w:t xml:space="preserve">N/A</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spacing w:line="288" w:lineRule="auto"/>
              <w:rPr>
                <w:ins w:author="" w:id="0"/>
                <w:color w:val="ffffff"/>
              </w:rPr>
            </w:pPr>
            <w:ins w:author="" w:id="0">
              <w:r w:rsidDel="00000000" w:rsidR="00000000" w:rsidRPr="00000000">
                <w:rPr>
                  <w:color w:val="ffffff"/>
                  <w:rtl w:val="0"/>
                </w:rPr>
                <w:t xml:space="preserve">To prevent internal bleeding if the patient actually has </w:t>
              </w:r>
              <w:r w:rsidDel="00000000" w:rsidR="00000000" w:rsidRPr="00000000">
                <w:rPr>
                  <w:b w:val="1"/>
                  <w:bCs w:val="1"/>
                  <w:color w:val="ffffff"/>
                  <w:rtl w:val="0"/>
                </w:rPr>
                <w:t xml:space="preserve">Dengue</w:t>
              </w:r>
              <w:r w:rsidDel="00000000" w:rsidR="00000000" w:rsidRPr="00000000">
                <w:rPr>
                  <w:color w:val="ffffff"/>
                  <w:rtl w:val="0"/>
                </w:rPr>
                <w:t xml:space="preserve">, which looks identical to Oropouche.</w:t>
              </w:r>
            </w:ins>
          </w:p>
        </w:tc>
      </w:tr>
    </w:tbl>
    <w:p w:rsidR="00000000" w:rsidDel="00000000" w:rsidP="00000000" w:rsidRDefault="00000000" w:rsidRPr="00000000" w14:paraId="000001C2">
      <w:pPr>
        <w:pStyle w:val="Heading2"/>
        <w:keepNext w:val="0"/>
        <w:keepLines w:val="0"/>
        <w:spacing w:after="80" w:lineRule="auto"/>
        <w:rPr>
          <w:ins w:author="" w:id="0"/>
          <w:color w:val="ffffff"/>
          <w:sz w:val="30"/>
          <w:szCs w:val="30"/>
        </w:rPr>
      </w:pPr>
      <w:ins w:author="" w:id="0">
        <w:bookmarkStart w:colFirst="0" w:colLast="0" w:name="_et555nper7jx" w:id="10"/>
        <w:bookmarkEnd w:id="10"/>
        <w:r w:rsidDel="00000000" w:rsidR="00000000" w:rsidRPr="00000000">
          <w:rPr>
            <w:color w:val="ffffff"/>
            <w:sz w:val="30"/>
            <w:szCs w:val="30"/>
            <w:rtl w:val="0"/>
          </w:rPr>
          <w:t xml:space="preserve">How Doctors Manage Oropouche</w:t>
        </w:r>
      </w:ins>
    </w:p>
    <w:p w:rsidR="00000000" w:rsidDel="00000000" w:rsidP="00000000" w:rsidRDefault="00000000" w:rsidRPr="00000000" w14:paraId="000001C3">
      <w:pPr>
        <w:spacing w:after="240" w:before="240" w:lineRule="auto"/>
        <w:rPr>
          <w:ins w:author="" w:id="0"/>
          <w:color w:val="ffffff"/>
        </w:rPr>
      </w:pPr>
      <w:ins w:author="" w:id="0">
        <w:r w:rsidDel="00000000" w:rsidR="00000000" w:rsidRPr="00000000">
          <w:rPr>
            <w:color w:val="ffffff"/>
            <w:rtl w:val="0"/>
          </w:rPr>
          <w:t xml:space="preserve">Since there is no "pill" to cure Oropouche, clinicians focus on </w:t>
        </w:r>
        <w:r w:rsidDel="00000000" w:rsidR="00000000" w:rsidRPr="00000000">
          <w:rPr>
            <w:b w:val="1"/>
            <w:bCs w:val="1"/>
            <w:color w:val="ffffff"/>
            <w:rtl w:val="0"/>
          </w:rPr>
          <w:t xml:space="preserve">Supportive Care</w:t>
        </w:r>
        <w:r w:rsidDel="00000000" w:rsidR="00000000" w:rsidRPr="00000000">
          <w:rPr>
            <w:color w:val="ffffff"/>
            <w:rtl w:val="0"/>
          </w:rPr>
          <w:t xml:space="preserve"> and monitoring for rare but serious complications: [2, 8, 9] </w:t>
        </w:r>
      </w:ins>
    </w:p>
    <w:p w:rsidR="00000000" w:rsidDel="00000000" w:rsidP="00000000" w:rsidRDefault="00000000" w:rsidRPr="00000000" w14:paraId="000001C4">
      <w:pPr>
        <w:numPr>
          <w:ilvl w:val="0"/>
          <w:numId w:val="3"/>
        </w:numPr>
        <w:spacing w:after="0" w:afterAutospacing="0" w:before="240" w:lineRule="auto"/>
        <w:ind w:left="720" w:hanging="360"/>
        <w:rPr>
          <w:ins w:author="" w:id="0"/>
        </w:rPr>
      </w:pPr>
      <w:ins w:author="" w:id="0">
        <w:r w:rsidDel="00000000" w:rsidR="00000000" w:rsidRPr="00000000">
          <w:rPr>
            <w:b w:val="1"/>
            <w:bCs w:val="1"/>
            <w:color w:val="ffffff"/>
            <w:rtl w:val="0"/>
          </w:rPr>
          <w:t xml:space="preserve">Strict Hydration and Rest</w:t>
        </w:r>
        <w:r w:rsidDel="00000000" w:rsidR="00000000" w:rsidRPr="00000000">
          <w:rPr>
            <w:color w:val="ffffff"/>
            <w:rtl w:val="0"/>
          </w:rPr>
          <w:t xml:space="preserve">: Essential for preventing dehydration, especially if vomiting or diarrhea occur.</w:t>
        </w:r>
      </w:ins>
    </w:p>
    <w:p w:rsidR="00000000" w:rsidDel="00000000" w:rsidP="00000000" w:rsidRDefault="00000000" w:rsidRPr="00000000" w14:paraId="000001C5">
      <w:pPr>
        <w:numPr>
          <w:ilvl w:val="0"/>
          <w:numId w:val="3"/>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Wait-and-Watch for Hemorrhage</w:t>
        </w:r>
        <w:r w:rsidDel="00000000" w:rsidR="00000000" w:rsidRPr="00000000">
          <w:rPr>
            <w:color w:val="ffffff"/>
            <w:rtl w:val="0"/>
          </w:rPr>
          <w:t xml:space="preserve">: Because Oropouche can sometimes cause mild bleeding (like nosebleeds or gum bleeding), doctors must rule out Dengue before allowing the use of blood-thinning NSAIDs.</w:t>
        </w:r>
      </w:ins>
    </w:p>
    <w:p w:rsidR="00000000" w:rsidDel="00000000" w:rsidP="00000000" w:rsidRDefault="00000000" w:rsidRPr="00000000" w14:paraId="000001C6">
      <w:pPr>
        <w:numPr>
          <w:ilvl w:val="0"/>
          <w:numId w:val="3"/>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Monitoring for Neuroinvasive Disease</w:t>
        </w:r>
        <w:r w:rsidDel="00000000" w:rsidR="00000000" w:rsidRPr="00000000">
          <w:rPr>
            <w:color w:val="ffffff"/>
            <w:rtl w:val="0"/>
          </w:rPr>
          <w:t xml:space="preserve">: In rare cases (less than 5%), Oropouche can cause meningitis (stiff neck, confusion). If these symptoms appear, the doctor must shift to a </w:t>
        </w:r>
        <w:r w:rsidDel="00000000" w:rsidR="00000000" w:rsidRPr="00000000">
          <w:rPr>
            <w:b w:val="1"/>
            <w:bCs w:val="1"/>
            <w:color w:val="ffffff"/>
            <w:rtl w:val="0"/>
          </w:rPr>
          <w:t xml:space="preserve">hospitalization protocol</w:t>
        </w:r>
        <w:r w:rsidDel="00000000" w:rsidR="00000000" w:rsidRPr="00000000">
          <w:rPr>
            <w:color w:val="ffffff"/>
            <w:rtl w:val="0"/>
          </w:rPr>
          <w:t xml:space="preserve"> for close observation.</w:t>
        </w:r>
      </w:ins>
    </w:p>
    <w:p w:rsidR="00000000" w:rsidDel="00000000" w:rsidP="00000000" w:rsidRDefault="00000000" w:rsidRPr="00000000" w14:paraId="000001C7">
      <w:pPr>
        <w:numPr>
          <w:ilvl w:val="0"/>
          <w:numId w:val="3"/>
        </w:numPr>
        <w:spacing w:after="240" w:before="0" w:beforeAutospacing="0" w:lineRule="auto"/>
        <w:ind w:left="720" w:hanging="360"/>
        <w:rPr>
          <w:ins w:author="" w:id="0"/>
        </w:rPr>
      </w:pPr>
      <w:ins w:author="" w:id="0">
        <w:r w:rsidDel="00000000" w:rsidR="00000000" w:rsidRPr="00000000">
          <w:rPr>
            <w:b w:val="1"/>
            <w:bCs w:val="1"/>
            <w:color w:val="ffffff"/>
            <w:rtl w:val="0"/>
          </w:rPr>
          <w:t xml:space="preserve">Recurrence Management</w:t>
        </w:r>
        <w:r w:rsidDel="00000000" w:rsidR="00000000" w:rsidRPr="00000000">
          <w:rPr>
            <w:color w:val="ffffff"/>
            <w:rtl w:val="0"/>
          </w:rPr>
          <w:t xml:space="preserve">: Unlike the flu, which usually resolves steadily, Oropouche is known for </w:t>
        </w:r>
        <w:r w:rsidDel="00000000" w:rsidR="00000000" w:rsidRPr="00000000">
          <w:rPr>
            <w:b w:val="1"/>
            <w:bCs w:val="1"/>
            <w:color w:val="ffffff"/>
            <w:rtl w:val="0"/>
          </w:rPr>
          <w:t xml:space="preserve">symptom recurrence</w:t>
        </w:r>
        <w:r w:rsidDel="00000000" w:rsidR="00000000" w:rsidRPr="00000000">
          <w:rPr>
            <w:color w:val="ffffff"/>
            <w:rtl w:val="0"/>
          </w:rPr>
          <w:t xml:space="preserve">—about 70% of patients feel better, then get sick again days or weeks later. A doctor aware of Oropouche will warn you not to panic if the fever returns. [10, 11, 12, 13, 14, 15] </w:t>
        </w:r>
      </w:ins>
    </w:p>
    <w:p w:rsidR="00000000" w:rsidDel="00000000" w:rsidP="00000000" w:rsidRDefault="00000000" w:rsidRPr="00000000" w14:paraId="000001C8">
      <w:pPr>
        <w:pStyle w:val="Heading2"/>
        <w:keepNext w:val="0"/>
        <w:keepLines w:val="0"/>
        <w:spacing w:after="80" w:lineRule="auto"/>
        <w:rPr>
          <w:ins w:author="" w:id="0"/>
          <w:color w:val="ffffff"/>
          <w:sz w:val="30"/>
          <w:szCs w:val="30"/>
        </w:rPr>
      </w:pPr>
      <w:ins w:author="" w:id="0">
        <w:bookmarkStart w:colFirst="0" w:colLast="0" w:name="_qo4rkq8qm9c5" w:id="11"/>
        <w:bookmarkEnd w:id="11"/>
        <w:r w:rsidDel="00000000" w:rsidR="00000000" w:rsidRPr="00000000">
          <w:rPr>
            <w:color w:val="ffffff"/>
            <w:sz w:val="30"/>
            <w:szCs w:val="30"/>
            <w:rtl w:val="0"/>
          </w:rPr>
          <w:t xml:space="preserve">Why the "Standard" Protocol Fails</w:t>
        </w:r>
      </w:ins>
    </w:p>
    <w:p w:rsidR="00000000" w:rsidDel="00000000" w:rsidP="00000000" w:rsidRDefault="00000000" w:rsidRPr="00000000" w14:paraId="000001C9">
      <w:pPr>
        <w:spacing w:after="240" w:before="240" w:lineRule="auto"/>
        <w:rPr>
          <w:ins w:author="" w:id="0"/>
          <w:color w:val="ffffff"/>
        </w:rPr>
      </w:pPr>
      <w:ins w:author="" w:id="0">
        <w:r w:rsidDel="00000000" w:rsidR="00000000" w:rsidRPr="00000000">
          <w:rPr>
            <w:color w:val="ffffff"/>
            <w:rtl w:val="0"/>
          </w:rPr>
          <w:t xml:space="preserve">If a doctor prescribes </w:t>
        </w:r>
        <w:r w:rsidDel="00000000" w:rsidR="00000000" w:rsidRPr="00000000">
          <w:rPr>
            <w:b w:val="1"/>
            <w:bCs w:val="1"/>
            <w:color w:val="ffffff"/>
            <w:rtl w:val="0"/>
          </w:rPr>
          <w:t xml:space="preserve">Amoxicillin</w:t>
        </w:r>
        <w:r w:rsidDel="00000000" w:rsidR="00000000" w:rsidRPr="00000000">
          <w:rPr>
            <w:color w:val="ffffff"/>
            <w:rtl w:val="0"/>
          </w:rPr>
          <w:t xml:space="preserve"> (an antibiotic), it will have </w:t>
        </w:r>
        <w:r w:rsidDel="00000000" w:rsidR="00000000" w:rsidRPr="00000000">
          <w:rPr>
            <w:b w:val="1"/>
            <w:bCs w:val="1"/>
            <w:color w:val="ffffff"/>
            <w:rtl w:val="0"/>
          </w:rPr>
          <w:t xml:space="preserve">zero effect</w:t>
        </w:r>
        <w:r w:rsidDel="00000000" w:rsidR="00000000" w:rsidRPr="00000000">
          <w:rPr>
            <w:color w:val="ffffff"/>
            <w:rtl w:val="0"/>
          </w:rPr>
          <w:t xml:space="preserve"> on a virus like Oropouche or the flu. If they prescribe </w:t>
        </w:r>
        <w:r w:rsidDel="00000000" w:rsidR="00000000" w:rsidRPr="00000000">
          <w:rPr>
            <w:b w:val="1"/>
            <w:bCs w:val="1"/>
            <w:color w:val="ffffff"/>
            <w:rtl w:val="0"/>
          </w:rPr>
          <w:t xml:space="preserve">Tamiflu</w:t>
        </w:r>
        <w:r w:rsidDel="00000000" w:rsidR="00000000" w:rsidRPr="00000000">
          <w:rPr>
            <w:color w:val="ffffff"/>
            <w:rtl w:val="0"/>
          </w:rPr>
          <w:t xml:space="preserve">, it is specific to the influenza virus and will not help with Oropouche. [1, 16] </w:t>
        </w:r>
      </w:ins>
    </w:p>
    <w:p w:rsidR="00000000" w:rsidDel="00000000" w:rsidP="00000000" w:rsidRDefault="00000000" w:rsidRPr="00000000" w14:paraId="000001CA">
      <w:pPr>
        <w:spacing w:after="240" w:before="240" w:lineRule="auto"/>
        <w:rPr>
          <w:ins w:author="" w:id="0"/>
          <w:color w:val="ffffff"/>
        </w:rPr>
      </w:pPr>
      <w:ins w:author="" w:id="0">
        <w:r w:rsidDel="00000000" w:rsidR="00000000" w:rsidRPr="00000000">
          <w:rPr>
            <w:color w:val="ffffff"/>
            <w:rtl w:val="0"/>
          </w:rPr>
          <w:t xml:space="preserve">If you believe your symptoms match Oropouche more than the flu, ask your doctor: </w:t>
        </w:r>
        <w:r w:rsidDel="00000000" w:rsidR="00000000" w:rsidRPr="00000000">
          <w:rPr>
            <w:i w:val="1"/>
            <w:iCs w:val="1"/>
            <w:color w:val="ffffff"/>
            <w:rtl w:val="0"/>
          </w:rPr>
          <w:t xml:space="preserve">"Could this be an arbovirus like Dengue or Oropouche? Should I avoid Ibuprofen until we are sure?"</w:t>
        </w:r>
        <w:r w:rsidDel="00000000" w:rsidR="00000000" w:rsidRPr="00000000">
          <w:rPr>
            <w:color w:val="ffffff"/>
            <w:rtl w:val="0"/>
          </w:rPr>
          <w:t xml:space="preserve"> [5, 12] </w:t>
        </w:r>
      </w:ins>
    </w:p>
    <w:p w:rsidR="00000000" w:rsidDel="00000000" w:rsidP="00000000" w:rsidRDefault="00000000" w:rsidRPr="00000000" w14:paraId="000001CB">
      <w:pPr>
        <w:spacing w:after="240" w:before="240" w:lineRule="auto"/>
        <w:rPr>
          <w:ins w:author="" w:id="0"/>
          <w:color w:val="ffffff"/>
        </w:rPr>
      </w:pPr>
      <w:ins w:author="" w:id="0">
        <w:r w:rsidDel="00000000" w:rsidR="00000000" w:rsidRPr="00000000">
          <w:rPr>
            <w:color w:val="ffffff"/>
            <w:rtl w:val="0"/>
          </w:rPr>
          <w:t xml:space="preserve">Are you or someone you know currently dealing with a </w:t>
        </w:r>
        <w:r w:rsidDel="00000000" w:rsidR="00000000" w:rsidRPr="00000000">
          <w:rPr>
            <w:b w:val="1"/>
            <w:bCs w:val="1"/>
            <w:color w:val="ffffff"/>
            <w:rtl w:val="0"/>
          </w:rPr>
          <w:t xml:space="preserve">fever that came back</w:t>
        </w:r>
        <w:r w:rsidDel="00000000" w:rsidR="00000000" w:rsidRPr="00000000">
          <w:rPr>
            <w:color w:val="ffffff"/>
            <w:rtl w:val="0"/>
          </w:rPr>
          <w:t xml:space="preserve"> after initially feeling better?</w:t>
        </w:r>
      </w:ins>
    </w:p>
    <w:p w:rsidR="00000000" w:rsidDel="00000000" w:rsidP="00000000" w:rsidRDefault="00000000" w:rsidRPr="00000000" w14:paraId="000001CC">
      <w:pPr>
        <w:rPr>
          <w:ins w:author="" w:id="0"/>
          <w:color w:val="ffffff"/>
        </w:rPr>
      </w:pPr>
      <w:ins w:author="" w:id="0">
        <w:r w:rsidDel="00000000" w:rsidR="00000000" w:rsidRPr="00000000">
          <w:rPr>
            <w:rtl w:val="0"/>
          </w:rPr>
        </w:r>
      </w:ins>
    </w:p>
    <w:p w:rsidR="00000000" w:rsidDel="00000000" w:rsidP="00000000" w:rsidRDefault="00000000" w:rsidRPr="00000000" w14:paraId="000001CD">
      <w:pPr>
        <w:rPr>
          <w:ins w:author="" w:id="0"/>
          <w:color w:val="1155cc"/>
          <w:u w:val="single"/>
        </w:rPr>
      </w:pPr>
      <w:ins w:author="" w:id="0">
        <w:r w:rsidDel="00000000" w:rsidR="00000000" w:rsidRPr="00000000">
          <w:rPr>
            <w:color w:val="ffffff"/>
            <w:rtl w:val="0"/>
          </w:rPr>
          <w:t xml:space="preserve">[1] </w:t>
        </w:r>
        <w:r w:rsidDel="00000000" w:rsidR="00000000" w:rsidRPr="00000000">
          <w:fldChar w:fldCharType="begin"/>
        </w:r>
        <w:r w:rsidDel="00000000" w:rsidR="00000000" w:rsidRPr="00000000">
          <w:instrText xml:space="preserve">HYPERLINK "https://www.cdc.gov/oropouche/hcp/clinical-overview/index.html"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CE">
      <w:pPr>
        <w:rPr>
          <w:ins w:author="" w:id="0"/>
          <w:color w:val="1155cc"/>
          <w:u w:val="single"/>
        </w:rPr>
      </w:pPr>
      <w:ins w:author="" w:id="0">
        <w:r w:rsidDel="00000000" w:rsidR="00000000" w:rsidRPr="00000000">
          <w:rPr>
            <w:color w:val="ffffff"/>
            <w:rtl w:val="0"/>
          </w:rPr>
          <w:t xml:space="preserve">[2] </w:t>
        </w:r>
        <w:r w:rsidDel="00000000" w:rsidR="00000000" w:rsidRPr="00000000">
          <w:fldChar w:fldCharType="begin"/>
        </w:r>
        <w:r w:rsidDel="00000000" w:rsidR="00000000" w:rsidRPr="00000000">
          <w:instrText xml:space="preserve">HYPERLINK "https://www.paho.org/en/topics/oropouche-virus-disease#:~:text=There%20is%20currently%20no%20specific%20treatment%20or,of%20severe%20manifestations%2C%20cases%20should%20be%20hospitalized."</w:instrText>
        </w:r>
        <w:r w:rsidDel="00000000" w:rsidR="00000000" w:rsidRPr="00000000">
          <w:fldChar w:fldCharType="separate"/>
        </w:r>
        <w:r w:rsidDel="00000000" w:rsidR="00000000" w:rsidRPr="00000000">
          <w:rPr>
            <w:color w:val="1155cc"/>
            <w:u w:val="single"/>
            <w:rtl w:val="0"/>
          </w:rPr>
          <w:t xml:space="preserve">https://www.paho.org</w:t>
        </w:r>
        <w:r w:rsidDel="00000000" w:rsidR="00000000" w:rsidRPr="00000000">
          <w:fldChar w:fldCharType="end"/>
        </w:r>
        <w:r w:rsidDel="00000000" w:rsidR="00000000" w:rsidRPr="00000000">
          <w:rPr>
            <w:rtl w:val="0"/>
          </w:rPr>
        </w:r>
      </w:ins>
    </w:p>
    <w:p w:rsidR="00000000" w:rsidDel="00000000" w:rsidP="00000000" w:rsidRDefault="00000000" w:rsidRPr="00000000" w14:paraId="000001CF">
      <w:pPr>
        <w:rPr>
          <w:ins w:author="" w:id="0"/>
          <w:color w:val="1155cc"/>
          <w:u w:val="single"/>
        </w:rPr>
      </w:pPr>
      <w:ins w:author="" w:id="0">
        <w:r w:rsidDel="00000000" w:rsidR="00000000" w:rsidRPr="00000000">
          <w:rPr>
            <w:color w:val="ffffff"/>
            <w:rtl w:val="0"/>
          </w:rPr>
          <w:t xml:space="preserve">[3] </w:t>
        </w:r>
        <w:r w:rsidDel="00000000" w:rsidR="00000000" w:rsidRPr="00000000">
          <w:fldChar w:fldCharType="begin"/>
        </w:r>
        <w:r w:rsidDel="00000000" w:rsidR="00000000" w:rsidRPr="00000000">
          <w:instrText xml:space="preserve">HYPERLINK "https://my.clevelandclinic.org/health/diseases/oropouche-virus-disease"</w:instrText>
        </w:r>
        <w:r w:rsidDel="00000000" w:rsidR="00000000" w:rsidRPr="00000000">
          <w:fldChar w:fldCharType="separate"/>
        </w:r>
        <w:r w:rsidDel="00000000" w:rsidR="00000000" w:rsidRPr="00000000">
          <w:rPr>
            <w:color w:val="1155cc"/>
            <w:u w:val="single"/>
            <w:rtl w:val="0"/>
          </w:rPr>
          <w:t xml:space="preserve">https://my.clevelandclinic.org</w:t>
        </w:r>
        <w:r w:rsidDel="00000000" w:rsidR="00000000" w:rsidRPr="00000000">
          <w:fldChar w:fldCharType="end"/>
        </w:r>
        <w:r w:rsidDel="00000000" w:rsidR="00000000" w:rsidRPr="00000000">
          <w:rPr>
            <w:rtl w:val="0"/>
          </w:rPr>
        </w:r>
      </w:ins>
    </w:p>
    <w:p w:rsidR="00000000" w:rsidDel="00000000" w:rsidP="00000000" w:rsidRDefault="00000000" w:rsidRPr="00000000" w14:paraId="000001D0">
      <w:pPr>
        <w:rPr>
          <w:ins w:author="" w:id="0"/>
          <w:color w:val="1155cc"/>
          <w:u w:val="single"/>
        </w:rPr>
      </w:pPr>
      <w:ins w:author="" w:id="0">
        <w:r w:rsidDel="00000000" w:rsidR="00000000" w:rsidRPr="00000000">
          <w:rPr>
            <w:color w:val="ffffff"/>
            <w:rtl w:val="0"/>
          </w:rPr>
          <w:t xml:space="preserve">[4] </w:t>
        </w:r>
        <w:r w:rsidDel="00000000" w:rsidR="00000000" w:rsidRPr="00000000">
          <w:fldChar w:fldCharType="begin"/>
        </w:r>
        <w:r w:rsidDel="00000000" w:rsidR="00000000" w:rsidRPr="00000000">
          <w:instrText xml:space="preserve">HYPERLINK "https://dph.georgia.gov/document/document/health-alert-oropouche-virus-orov/download"</w:instrText>
        </w:r>
        <w:r w:rsidDel="00000000" w:rsidR="00000000" w:rsidRPr="00000000">
          <w:fldChar w:fldCharType="separate"/>
        </w:r>
        <w:r w:rsidDel="00000000" w:rsidR="00000000" w:rsidRPr="00000000">
          <w:rPr>
            <w:color w:val="1155cc"/>
            <w:u w:val="single"/>
            <w:rtl w:val="0"/>
          </w:rPr>
          <w:t xml:space="preserve">https://dph.georgia.gov</w:t>
        </w:r>
        <w:r w:rsidDel="00000000" w:rsidR="00000000" w:rsidRPr="00000000">
          <w:fldChar w:fldCharType="end"/>
        </w:r>
        <w:r w:rsidDel="00000000" w:rsidR="00000000" w:rsidRPr="00000000">
          <w:rPr>
            <w:rtl w:val="0"/>
          </w:rPr>
        </w:r>
      </w:ins>
    </w:p>
    <w:p w:rsidR="00000000" w:rsidDel="00000000" w:rsidP="00000000" w:rsidRDefault="00000000" w:rsidRPr="00000000" w14:paraId="000001D1">
      <w:pPr>
        <w:rPr>
          <w:ins w:author="" w:id="0"/>
          <w:color w:val="1155cc"/>
          <w:u w:val="single"/>
        </w:rPr>
      </w:pPr>
      <w:ins w:author="" w:id="0">
        <w:r w:rsidDel="00000000" w:rsidR="00000000" w:rsidRPr="00000000">
          <w:rPr>
            <w:color w:val="ffffff"/>
            <w:rtl w:val="0"/>
          </w:rPr>
          <w:t xml:space="preserve">[5] </w:t>
        </w:r>
        <w:r w:rsidDel="00000000" w:rsidR="00000000" w:rsidRPr="00000000">
          <w:fldChar w:fldCharType="begin"/>
        </w:r>
        <w:r w:rsidDel="00000000" w:rsidR="00000000" w:rsidRPr="00000000">
          <w:instrText xml:space="preserve">HYPERLINK "https://my.clevelandclinic.org/health/diseases/oropouche-virus-disease"</w:instrText>
        </w:r>
        <w:r w:rsidDel="00000000" w:rsidR="00000000" w:rsidRPr="00000000">
          <w:fldChar w:fldCharType="separate"/>
        </w:r>
        <w:r w:rsidDel="00000000" w:rsidR="00000000" w:rsidRPr="00000000">
          <w:rPr>
            <w:color w:val="1155cc"/>
            <w:u w:val="single"/>
            <w:rtl w:val="0"/>
          </w:rPr>
          <w:t xml:space="preserve">https://my.clevelandclinic.org</w:t>
        </w:r>
        <w:r w:rsidDel="00000000" w:rsidR="00000000" w:rsidRPr="00000000">
          <w:fldChar w:fldCharType="end"/>
        </w:r>
        <w:r w:rsidDel="00000000" w:rsidR="00000000" w:rsidRPr="00000000">
          <w:rPr>
            <w:rtl w:val="0"/>
          </w:rPr>
        </w:r>
      </w:ins>
    </w:p>
    <w:p w:rsidR="00000000" w:rsidDel="00000000" w:rsidP="00000000" w:rsidRDefault="00000000" w:rsidRPr="00000000" w14:paraId="000001D2">
      <w:pPr>
        <w:rPr>
          <w:ins w:author="" w:id="0"/>
          <w:color w:val="1155cc"/>
          <w:u w:val="single"/>
        </w:rPr>
      </w:pPr>
      <w:ins w:author="" w:id="0">
        <w:r w:rsidDel="00000000" w:rsidR="00000000" w:rsidRPr="00000000">
          <w:rPr>
            <w:color w:val="ffffff"/>
            <w:rtl w:val="0"/>
          </w:rPr>
          <w:t xml:space="preserve">[6] </w:t>
        </w:r>
        <w:r w:rsidDel="00000000" w:rsidR="00000000" w:rsidRPr="00000000">
          <w:fldChar w:fldCharType="begin"/>
        </w:r>
        <w:r w:rsidDel="00000000" w:rsidR="00000000" w:rsidRPr="00000000">
          <w:instrText xml:space="preserve">HYPERLINK "https://www.cdc.gov/oropouche/about/index.html"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D3">
      <w:pPr>
        <w:rPr>
          <w:ins w:author="" w:id="0"/>
          <w:color w:val="1155cc"/>
          <w:u w:val="single"/>
        </w:rPr>
      </w:pPr>
      <w:ins w:author="" w:id="0">
        <w:r w:rsidDel="00000000" w:rsidR="00000000" w:rsidRPr="00000000">
          <w:rPr>
            <w:color w:val="ffffff"/>
            <w:rtl w:val="0"/>
          </w:rPr>
          <w:t xml:space="preserve">[7] </w:t>
        </w:r>
        <w:r w:rsidDel="00000000" w:rsidR="00000000" w:rsidRPr="00000000">
          <w:fldChar w:fldCharType="begin"/>
        </w:r>
        <w:r w:rsidDel="00000000" w:rsidR="00000000" w:rsidRPr="00000000">
          <w:instrText xml:space="preserve">HYPERLINK "https://pmc.ncbi.nlm.nih.gov/articles/PMC12626173/"</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1D4">
      <w:pPr>
        <w:rPr>
          <w:ins w:author="" w:id="0"/>
          <w:color w:val="1155cc"/>
          <w:u w:val="single"/>
        </w:rPr>
      </w:pPr>
      <w:ins w:author="" w:id="0">
        <w:r w:rsidDel="00000000" w:rsidR="00000000" w:rsidRPr="00000000">
          <w:rPr>
            <w:color w:val="ffffff"/>
            <w:rtl w:val="0"/>
          </w:rPr>
          <w:t xml:space="preserve">[8] </w:t>
        </w:r>
        <w:r w:rsidDel="00000000" w:rsidR="00000000" w:rsidRPr="00000000">
          <w:fldChar w:fldCharType="begin"/>
        </w:r>
        <w:r w:rsidDel="00000000" w:rsidR="00000000" w:rsidRPr="00000000">
          <w:instrText xml:space="preserve">HYPERLINK "https://www.cdc.gov/oropouche/hcp/clinical-overview/index.html"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D5">
      <w:pPr>
        <w:rPr>
          <w:ins w:author="" w:id="0"/>
          <w:color w:val="1155cc"/>
          <w:u w:val="single"/>
        </w:rPr>
      </w:pPr>
      <w:ins w:author="" w:id="0">
        <w:r w:rsidDel="00000000" w:rsidR="00000000" w:rsidRPr="00000000">
          <w:rPr>
            <w:color w:val="ffffff"/>
            <w:rtl w:val="0"/>
          </w:rPr>
          <w:t xml:space="preserve">[9] </w:t>
        </w:r>
        <w:r w:rsidDel="00000000" w:rsidR="00000000" w:rsidRPr="00000000">
          <w:fldChar w:fldCharType="begin"/>
        </w:r>
        <w:r w:rsidDel="00000000" w:rsidR="00000000" w:rsidRPr="00000000">
          <w:instrText xml:space="preserve">HYPERLINK "https://www.cdc.gov/oropouche/hcp/clinical-overview/index.html"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D6">
      <w:pPr>
        <w:rPr>
          <w:ins w:author="" w:id="0"/>
          <w:color w:val="1155cc"/>
          <w:u w:val="single"/>
        </w:rPr>
      </w:pPr>
      <w:ins w:author="" w:id="0">
        <w:r w:rsidDel="00000000" w:rsidR="00000000" w:rsidRPr="00000000">
          <w:rPr>
            <w:color w:val="ffffff"/>
            <w:rtl w:val="0"/>
          </w:rPr>
          <w:t xml:space="preserve">[10] </w:t>
        </w:r>
        <w:r w:rsidDel="00000000" w:rsidR="00000000" w:rsidRPr="00000000">
          <w:fldChar w:fldCharType="begin"/>
        </w:r>
        <w:r w:rsidDel="00000000" w:rsidR="00000000" w:rsidRPr="00000000">
          <w:instrText xml:space="preserve">HYPERLINK "https://www.who.int/news-room/fact-sheets/detail/oropouche-virus-disease"</w:instrText>
        </w:r>
        <w:r w:rsidDel="00000000" w:rsidR="00000000" w:rsidRPr="00000000">
          <w:fldChar w:fldCharType="separate"/>
        </w:r>
        <w:r w:rsidDel="00000000" w:rsidR="00000000" w:rsidRPr="00000000">
          <w:rPr>
            <w:color w:val="1155cc"/>
            <w:u w:val="single"/>
            <w:rtl w:val="0"/>
          </w:rPr>
          <w:t xml:space="preserve">https://www.who.int</w:t>
        </w:r>
        <w:r w:rsidDel="00000000" w:rsidR="00000000" w:rsidRPr="00000000">
          <w:fldChar w:fldCharType="end"/>
        </w:r>
        <w:r w:rsidDel="00000000" w:rsidR="00000000" w:rsidRPr="00000000">
          <w:rPr>
            <w:rtl w:val="0"/>
          </w:rPr>
        </w:r>
      </w:ins>
    </w:p>
    <w:p w:rsidR="00000000" w:rsidDel="00000000" w:rsidP="00000000" w:rsidRDefault="00000000" w:rsidRPr="00000000" w14:paraId="000001D7">
      <w:pPr>
        <w:rPr>
          <w:ins w:author="" w:id="0"/>
          <w:color w:val="1155cc"/>
          <w:u w:val="single"/>
        </w:rPr>
      </w:pPr>
      <w:ins w:author="" w:id="0">
        <w:r w:rsidDel="00000000" w:rsidR="00000000" w:rsidRPr="00000000">
          <w:rPr>
            <w:color w:val="ffffff"/>
            <w:rtl w:val="0"/>
          </w:rPr>
          <w:t xml:space="preserve">[11] </w:t>
        </w:r>
        <w:r w:rsidDel="00000000" w:rsidR="00000000" w:rsidRPr="00000000">
          <w:fldChar w:fldCharType="begin"/>
        </w:r>
        <w:r w:rsidDel="00000000" w:rsidR="00000000" w:rsidRPr="00000000">
          <w:instrText xml:space="preserve">HYPERLINK "https://pmc.ncbi.nlm.nih.gov/articles/PMC11694362/"</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1D8">
      <w:pPr>
        <w:rPr>
          <w:ins w:author="" w:id="0"/>
          <w:color w:val="1155cc"/>
          <w:u w:val="single"/>
        </w:rPr>
      </w:pPr>
      <w:ins w:author="" w:id="0">
        <w:r w:rsidDel="00000000" w:rsidR="00000000" w:rsidRPr="00000000">
          <w:rPr>
            <w:color w:val="ffffff"/>
            <w:rtl w:val="0"/>
          </w:rPr>
          <w:t xml:space="preserve">[12] </w:t>
        </w:r>
        <w:r w:rsidDel="00000000" w:rsidR="00000000" w:rsidRPr="00000000">
          <w:fldChar w:fldCharType="begin"/>
        </w:r>
        <w:r w:rsidDel="00000000" w:rsidR="00000000" w:rsidRPr="00000000">
          <w:instrText xml:space="preserve">HYPERLINK "https://publications.aap.org/redbook/resources/29960/Red-Book-Online-Outbreaks-Oropouche-Virus"</w:instrText>
        </w:r>
        <w:r w:rsidDel="00000000" w:rsidR="00000000" w:rsidRPr="00000000">
          <w:fldChar w:fldCharType="separate"/>
        </w:r>
        <w:r w:rsidDel="00000000" w:rsidR="00000000" w:rsidRPr="00000000">
          <w:rPr>
            <w:color w:val="1155cc"/>
            <w:u w:val="single"/>
            <w:rtl w:val="0"/>
          </w:rPr>
          <w:t xml:space="preserve">https://publications.aap.org</w:t>
        </w:r>
        <w:r w:rsidDel="00000000" w:rsidR="00000000" w:rsidRPr="00000000">
          <w:fldChar w:fldCharType="end"/>
        </w:r>
        <w:r w:rsidDel="00000000" w:rsidR="00000000" w:rsidRPr="00000000">
          <w:rPr>
            <w:rtl w:val="0"/>
          </w:rPr>
        </w:r>
      </w:ins>
    </w:p>
    <w:p w:rsidR="00000000" w:rsidDel="00000000" w:rsidP="00000000" w:rsidRDefault="00000000" w:rsidRPr="00000000" w14:paraId="000001D9">
      <w:pPr>
        <w:rPr>
          <w:ins w:author="" w:id="0"/>
          <w:color w:val="1155cc"/>
          <w:u w:val="single"/>
        </w:rPr>
      </w:pPr>
      <w:ins w:author="" w:id="0">
        <w:r w:rsidDel="00000000" w:rsidR="00000000" w:rsidRPr="00000000">
          <w:rPr>
            <w:color w:val="ffffff"/>
            <w:rtl w:val="0"/>
          </w:rPr>
          <w:t xml:space="preserve">[13] </w:t>
        </w:r>
        <w:r w:rsidDel="00000000" w:rsidR="00000000" w:rsidRPr="00000000">
          <w:fldChar w:fldCharType="begin"/>
        </w:r>
        <w:r w:rsidDel="00000000" w:rsidR="00000000" w:rsidRPr="00000000">
          <w:instrText xml:space="preserve">HYPERLINK "https://www.cdc.gov/han/2024/han00515.html"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DA">
      <w:pPr>
        <w:rPr>
          <w:ins w:author="" w:id="0"/>
          <w:color w:val="1155cc"/>
          <w:u w:val="single"/>
        </w:rPr>
      </w:pPr>
      <w:ins w:author="" w:id="0">
        <w:r w:rsidDel="00000000" w:rsidR="00000000" w:rsidRPr="00000000">
          <w:rPr>
            <w:color w:val="ffffff"/>
            <w:rtl w:val="0"/>
          </w:rPr>
          <w:t xml:space="preserve">[14] </w:t>
        </w:r>
        <w:r w:rsidDel="00000000" w:rsidR="00000000" w:rsidRPr="00000000">
          <w:fldChar w:fldCharType="begin"/>
        </w:r>
        <w:r w:rsidDel="00000000" w:rsidR="00000000" w:rsidRPr="00000000">
          <w:instrText xml:space="preserve">HYPERLINK "https://dph.georgia.gov/mosquito-borne-diseases/orov"</w:instrText>
        </w:r>
        <w:r w:rsidDel="00000000" w:rsidR="00000000" w:rsidRPr="00000000">
          <w:fldChar w:fldCharType="separate"/>
        </w:r>
        <w:r w:rsidDel="00000000" w:rsidR="00000000" w:rsidRPr="00000000">
          <w:rPr>
            <w:color w:val="1155cc"/>
            <w:u w:val="single"/>
            <w:rtl w:val="0"/>
          </w:rPr>
          <w:t xml:space="preserve">https://dph.georgia.gov</w:t>
        </w:r>
        <w:r w:rsidDel="00000000" w:rsidR="00000000" w:rsidRPr="00000000">
          <w:fldChar w:fldCharType="end"/>
        </w:r>
        <w:r w:rsidDel="00000000" w:rsidR="00000000" w:rsidRPr="00000000">
          <w:rPr>
            <w:rtl w:val="0"/>
          </w:rPr>
        </w:r>
      </w:ins>
    </w:p>
    <w:p w:rsidR="00000000" w:rsidDel="00000000" w:rsidP="00000000" w:rsidRDefault="00000000" w:rsidRPr="00000000" w14:paraId="000001DB">
      <w:pPr>
        <w:rPr>
          <w:ins w:author="" w:id="0"/>
          <w:color w:val="1155cc"/>
          <w:u w:val="single"/>
        </w:rPr>
      </w:pPr>
      <w:ins w:author="" w:id="0">
        <w:r w:rsidDel="00000000" w:rsidR="00000000" w:rsidRPr="00000000">
          <w:rPr>
            <w:color w:val="ffffff"/>
            <w:rtl w:val="0"/>
          </w:rPr>
          <w:t xml:space="preserve">[15] </w:t>
        </w:r>
        <w:r w:rsidDel="00000000" w:rsidR="00000000" w:rsidRPr="00000000">
          <w:fldChar w:fldCharType="begin"/>
        </w:r>
        <w:r w:rsidDel="00000000" w:rsidR="00000000" w:rsidRPr="00000000">
          <w:instrText xml:space="preserve">HYPERLINK "https://www.cdc.gov/oropouche/media/pdfs/2024/10/Response-to-Oropouche-virus-disease-cases-10_30_24.pdf"</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1DC">
      <w:pPr>
        <w:rPr>
          <w:ins w:author="" w:id="0"/>
          <w:color w:val="1155cc"/>
          <w:u w:val="single"/>
        </w:rPr>
      </w:pPr>
      <w:ins w:author="" w:id="0">
        <w:r w:rsidDel="00000000" w:rsidR="00000000" w:rsidRPr="00000000">
          <w:rPr>
            <w:color w:val="ffffff"/>
            <w:rtl w:val="0"/>
          </w:rPr>
          <w:t xml:space="preserve">[16] </w:t>
        </w:r>
        <w:r w:rsidDel="00000000" w:rsidR="00000000" w:rsidRPr="00000000">
          <w:fldChar w:fldCharType="begin"/>
        </w:r>
        <w:r w:rsidDel="00000000" w:rsidR="00000000" w:rsidRPr="00000000">
          <w:instrText xml:space="preserve">HYPERLINK "https://pmc.ncbi.nlm.nih.gov/articles/PMC10154965/"</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1DD">
      <w:pPr>
        <w:rPr>
          <w:ins w:author="" w:id="0"/>
        </w:rPr>
      </w:pPr>
      <w:ins w:author="" w:id="0">
        <w:r w:rsidDel="00000000" w:rsidR="00000000" w:rsidRPr="00000000">
          <w:rPr>
            <w:rtl w:val="0"/>
          </w:rPr>
        </w:r>
      </w:ins>
    </w:p>
    <w:p w:rsidR="00000000" w:rsidDel="00000000" w:rsidP="00000000" w:rsidRDefault="00000000" w:rsidRPr="00000000" w14:paraId="000001DE">
      <w:pPr>
        <w:rPr>
          <w:ins w:author="" w:id="0"/>
        </w:rPr>
      </w:pPr>
      <w:ins w:author="" w:id="0">
        <w:r w:rsidDel="00000000" w:rsidR="00000000" w:rsidRPr="00000000">
          <w:rPr>
            <w:rtl w:val="0"/>
          </w:rPr>
        </w:r>
      </w:ins>
    </w:p>
    <w:p w:rsidR="00000000" w:rsidDel="00000000" w:rsidP="00000000" w:rsidRDefault="00000000" w:rsidRPr="00000000" w14:paraId="000001DF">
      <w:pPr>
        <w:spacing w:after="240" w:before="240" w:lineRule="auto"/>
        <w:rPr>
          <w:ins w:author="" w:id="0"/>
          <w:color w:val="ffffff"/>
        </w:rPr>
      </w:pPr>
      <w:ins w:author="" w:id="0">
        <w:r w:rsidDel="00000000" w:rsidR="00000000" w:rsidRPr="00000000">
          <w:rPr>
            <w:color w:val="ffffff"/>
            <w:rtl w:val="0"/>
          </w:rPr>
          <w:t xml:space="preserve">This is incredibly stressful for any parent, especially after an ER visit and a seizure. While Oropouche virus is a concern globally, several details you mentioned—specifically the </w:t>
        </w:r>
        <w:r w:rsidDel="00000000" w:rsidR="00000000" w:rsidRPr="00000000">
          <w:rPr>
            <w:b w:val="1"/>
            <w:bCs w:val="1"/>
            <w:color w:val="ffffff"/>
            <w:rtl w:val="0"/>
          </w:rPr>
          <w:t xml:space="preserve">extreme sensitivity to light</w:t>
        </w:r>
        <w:r w:rsidDel="00000000" w:rsidR="00000000" w:rsidRPr="00000000">
          <w:rPr>
            <w:color w:val="ffffff"/>
            <w:rtl w:val="0"/>
          </w:rPr>
          <w:t xml:space="preserve">, the </w:t>
        </w:r>
        <w:r w:rsidDel="00000000" w:rsidR="00000000" w:rsidRPr="00000000">
          <w:rPr>
            <w:b w:val="1"/>
            <w:bCs w:val="1"/>
            <w:color w:val="ffffff"/>
            <w:rtl w:val="0"/>
          </w:rPr>
          <w:t xml:space="preserve">puffy/red eye</w:t>
        </w:r>
        <w:r w:rsidDel="00000000" w:rsidR="00000000" w:rsidRPr="00000000">
          <w:rPr>
            <w:color w:val="ffffff"/>
            <w:rtl w:val="0"/>
          </w:rPr>
          <w:t xml:space="preserve">, and the </w:t>
        </w:r>
        <w:r w:rsidDel="00000000" w:rsidR="00000000" w:rsidRPr="00000000">
          <w:rPr>
            <w:b w:val="1"/>
            <w:bCs w:val="1"/>
            <w:color w:val="ffffff"/>
            <w:rtl w:val="0"/>
          </w:rPr>
          <w:t xml:space="preserve">sudden fever spike leading to a seizure</w:t>
        </w:r>
        <w:r w:rsidDel="00000000" w:rsidR="00000000" w:rsidRPr="00000000">
          <w:rPr>
            <w:color w:val="ffffff"/>
            <w:rtl w:val="0"/>
          </w:rPr>
          <w:t xml:space="preserve">—point toward a specific group of illnesses that doctors in the Houston area (Katy/Cypress) are more likely to see.</w:t>
        </w:r>
      </w:ins>
    </w:p>
    <w:p w:rsidR="00000000" w:rsidDel="00000000" w:rsidP="00000000" w:rsidRDefault="00000000" w:rsidRPr="00000000" w14:paraId="000001E0">
      <w:pPr>
        <w:pStyle w:val="Heading2"/>
        <w:keepNext w:val="0"/>
        <w:keepLines w:val="0"/>
        <w:spacing w:after="80" w:lineRule="auto"/>
        <w:rPr>
          <w:ins w:author="" w:id="0"/>
          <w:color w:val="ffffff"/>
          <w:sz w:val="30"/>
          <w:szCs w:val="30"/>
        </w:rPr>
      </w:pPr>
      <w:ins w:author="" w:id="0">
        <w:bookmarkStart w:colFirst="0" w:colLast="0" w:name="_gghnn0bzl78f" w:id="12"/>
        <w:bookmarkEnd w:id="12"/>
        <w:r w:rsidDel="00000000" w:rsidR="00000000" w:rsidRPr="00000000">
          <w:rPr>
            <w:color w:val="ffffff"/>
            <w:sz w:val="30"/>
            <w:szCs w:val="30"/>
            <w:rtl w:val="0"/>
          </w:rPr>
          <w:t xml:space="preserve">Crucial Safety Note: Stop Ibuprofen if you suspect a "Tropical" Virus</w:t>
        </w:r>
      </w:ins>
    </w:p>
    <w:p w:rsidR="00000000" w:rsidDel="00000000" w:rsidP="00000000" w:rsidRDefault="00000000" w:rsidRPr="00000000" w14:paraId="000001E1">
      <w:pPr>
        <w:spacing w:after="240" w:before="240" w:lineRule="auto"/>
        <w:rPr>
          <w:ins w:author="" w:id="0"/>
          <w:color w:val="ffffff"/>
        </w:rPr>
      </w:pPr>
      <w:ins w:author="" w:id="0">
        <w:r w:rsidDel="00000000" w:rsidR="00000000" w:rsidRPr="00000000">
          <w:rPr>
            <w:color w:val="ffffff"/>
            <w:rtl w:val="0"/>
          </w:rPr>
          <w:t xml:space="preserve">If there is any chance of a virus like </w:t>
        </w:r>
        <w:r w:rsidDel="00000000" w:rsidR="00000000" w:rsidRPr="00000000">
          <w:rPr>
            <w:b w:val="1"/>
            <w:bCs w:val="1"/>
            <w:color w:val="ffffff"/>
            <w:rtl w:val="0"/>
          </w:rPr>
          <w:t xml:space="preserve">Oropouche or Dengue</w:t>
        </w:r>
        <w:r w:rsidDel="00000000" w:rsidR="00000000" w:rsidRPr="00000000">
          <w:rPr>
            <w:color w:val="ffffff"/>
            <w:rtl w:val="0"/>
          </w:rPr>
          <w:t xml:space="preserve">, medical experts strongly advise </w:t>
        </w:r>
        <w:r w:rsidDel="00000000" w:rsidR="00000000" w:rsidRPr="00000000">
          <w:rPr>
            <w:b w:val="1"/>
            <w:bCs w:val="1"/>
            <w:color w:val="ffffff"/>
            <w:rtl w:val="0"/>
          </w:rPr>
          <w:t xml:space="preserve">stopping Ibuprofen (Advil/Motrin)</w:t>
        </w:r>
        <w:r w:rsidDel="00000000" w:rsidR="00000000" w:rsidRPr="00000000">
          <w:rPr>
            <w:color w:val="ffffff"/>
            <w:rtl w:val="0"/>
          </w:rPr>
          <w:t xml:space="preserve"> immediately.</w:t>
        </w:r>
      </w:ins>
    </w:p>
    <w:p w:rsidR="00000000" w:rsidDel="00000000" w:rsidP="00000000" w:rsidRDefault="00000000" w:rsidRPr="00000000" w14:paraId="000001E2">
      <w:pPr>
        <w:numPr>
          <w:ilvl w:val="0"/>
          <w:numId w:val="29"/>
        </w:numPr>
        <w:spacing w:after="0" w:afterAutospacing="0" w:before="240" w:lineRule="auto"/>
        <w:ind w:left="720" w:hanging="360"/>
        <w:rPr>
          <w:ins w:author="" w:id="0"/>
        </w:rPr>
      </w:pPr>
      <w:ins w:author="" w:id="0">
        <w:r w:rsidDel="00000000" w:rsidR="00000000" w:rsidRPr="00000000">
          <w:rPr>
            <w:b w:val="1"/>
            <w:bCs w:val="1"/>
            <w:color w:val="ffffff"/>
            <w:rtl w:val="0"/>
          </w:rPr>
          <w:t xml:space="preserve">Why?</w:t>
        </w:r>
        <w:r w:rsidDel="00000000" w:rsidR="00000000" w:rsidRPr="00000000">
          <w:rPr>
            <w:color w:val="ffffff"/>
            <w:rtl w:val="0"/>
          </w:rPr>
          <w:t xml:space="preserve"> These viruses can lower platelet counts. Ibuprofen is a blood thinner and can increase the risk of internal bleeding or severe nosebleeds.</w:t>
        </w:r>
      </w:ins>
    </w:p>
    <w:p w:rsidR="00000000" w:rsidDel="00000000" w:rsidP="00000000" w:rsidRDefault="00000000" w:rsidRPr="00000000" w14:paraId="000001E3">
      <w:pPr>
        <w:numPr>
          <w:ilvl w:val="0"/>
          <w:numId w:val="29"/>
        </w:numPr>
        <w:spacing w:after="240" w:before="0" w:beforeAutospacing="0" w:lineRule="auto"/>
        <w:ind w:left="720" w:hanging="360"/>
        <w:rPr>
          <w:ins w:author="" w:id="0"/>
        </w:rPr>
      </w:pPr>
      <w:ins w:author="" w:id="0">
        <w:r w:rsidDel="00000000" w:rsidR="00000000" w:rsidRPr="00000000">
          <w:rPr>
            <w:b w:val="1"/>
            <w:bCs w:val="1"/>
            <w:color w:val="ffffff"/>
            <w:rtl w:val="0"/>
          </w:rPr>
          <w:t xml:space="preserve">Alternative:</w:t>
        </w:r>
        <w:r w:rsidDel="00000000" w:rsidR="00000000" w:rsidRPr="00000000">
          <w:rPr>
            <w:color w:val="ffffff"/>
            <w:rtl w:val="0"/>
          </w:rPr>
          <w:t xml:space="preserve"> Stick strictly to </w:t>
        </w:r>
        <w:r w:rsidDel="00000000" w:rsidR="00000000" w:rsidRPr="00000000">
          <w:rPr>
            <w:b w:val="1"/>
            <w:bCs w:val="1"/>
            <w:color w:val="ffffff"/>
            <w:rtl w:val="0"/>
          </w:rPr>
          <w:t xml:space="preserve">Acetaminophen (Tylenol)</w:t>
        </w:r>
        <w:r w:rsidDel="00000000" w:rsidR="00000000" w:rsidRPr="00000000">
          <w:rPr>
            <w:color w:val="ffffff"/>
            <w:rtl w:val="0"/>
          </w:rPr>
          <w:t xml:space="preserve"> for fever management until a doctor can rule out these specific viruses with a blood test.</w:t>
        </w:r>
      </w:ins>
    </w:p>
    <w:p w:rsidR="00000000" w:rsidDel="00000000" w:rsidP="00000000" w:rsidRDefault="00000000" w:rsidRPr="00000000" w14:paraId="000001E4">
      <w:pPr>
        <w:pStyle w:val="Heading2"/>
        <w:keepNext w:val="0"/>
        <w:keepLines w:val="0"/>
        <w:spacing w:after="80" w:lineRule="auto"/>
        <w:rPr>
          <w:ins w:author="" w:id="0"/>
          <w:color w:val="ffffff"/>
          <w:sz w:val="30"/>
          <w:szCs w:val="30"/>
        </w:rPr>
      </w:pPr>
      <w:ins w:author="" w:id="0">
        <w:bookmarkStart w:colFirst="0" w:colLast="0" w:name="_8myiua9pc4cg" w:id="13"/>
        <w:bookmarkEnd w:id="13"/>
        <w:r w:rsidDel="00000000" w:rsidR="00000000" w:rsidRPr="00000000">
          <w:rPr>
            <w:color w:val="ffffff"/>
            <w:sz w:val="30"/>
            <w:szCs w:val="30"/>
            <w:rtl w:val="0"/>
          </w:rPr>
          <w:t xml:space="preserve">Potential "Look-Alike" Illnesses in Southeast Texas</w:t>
        </w:r>
      </w:ins>
    </w:p>
    <w:p w:rsidR="00000000" w:rsidDel="00000000" w:rsidP="00000000" w:rsidRDefault="00000000" w:rsidRPr="00000000" w14:paraId="000001E5">
      <w:pPr>
        <w:spacing w:after="240" w:before="240" w:lineRule="auto"/>
        <w:rPr>
          <w:ins w:author="" w:id="0"/>
          <w:color w:val="ffffff"/>
        </w:rPr>
      </w:pPr>
      <w:ins w:author="" w:id="0">
        <w:r w:rsidDel="00000000" w:rsidR="00000000" w:rsidRPr="00000000">
          <w:rPr>
            <w:color w:val="ffffff"/>
            <w:rtl w:val="0"/>
          </w:rPr>
          <w:t xml:space="preserve">Given your location and the symptoms (light sensitivity, red/puffy eye, and cough), local doctors often look for these first:</w:t>
        </w:r>
      </w:ins>
    </w:p>
    <w:p w:rsidR="00000000" w:rsidDel="00000000" w:rsidP="00000000" w:rsidRDefault="00000000" w:rsidRPr="00000000" w14:paraId="000001E6">
      <w:pPr>
        <w:numPr>
          <w:ilvl w:val="0"/>
          <w:numId w:val="40"/>
        </w:numPr>
        <w:spacing w:after="0" w:afterAutospacing="0" w:before="240" w:lineRule="auto"/>
        <w:ind w:left="720" w:hanging="360"/>
        <w:rPr>
          <w:ins w:author="" w:id="0"/>
        </w:rPr>
      </w:pPr>
      <w:ins w:author="" w:id="0">
        <w:r w:rsidDel="00000000" w:rsidR="00000000" w:rsidRPr="00000000">
          <w:rPr>
            <w:b w:val="1"/>
            <w:bCs w:val="1"/>
            <w:color w:val="ffffff"/>
            <w:rtl w:val="0"/>
          </w:rPr>
          <w:t xml:space="preserve">Adenovirus (specifically PCF)</w:t>
        </w:r>
        <w:r w:rsidDel="00000000" w:rsidR="00000000" w:rsidRPr="00000000">
          <w:rPr>
            <w:color w:val="ffffff"/>
            <w:rtl w:val="0"/>
          </w:rPr>
          <w:t xml:space="preserve">: This is very common in toddlers and often spreads in </w:t>
        </w:r>
        <w:r w:rsidDel="00000000" w:rsidR="00000000" w:rsidRPr="00000000">
          <w:rPr>
            <w:b w:val="1"/>
            <w:bCs w:val="1"/>
            <w:color w:val="ffffff"/>
            <w:rtl w:val="0"/>
          </w:rPr>
          <w:t xml:space="preserve">backyard pools</w:t>
        </w:r>
        <w:r w:rsidDel="00000000" w:rsidR="00000000" w:rsidRPr="00000000">
          <w:rPr>
            <w:color w:val="ffffff"/>
            <w:rtl w:val="0"/>
          </w:rPr>
          <w:t xml:space="preserve">. It causes high fevers, a "puffy/pink eye" (conjunctivitis), and a persistent cough. It can look exactly like a tropical virus but is much more common in Houston.</w:t>
        </w:r>
      </w:ins>
    </w:p>
    <w:p w:rsidR="00000000" w:rsidDel="00000000" w:rsidP="00000000" w:rsidRDefault="00000000" w:rsidRPr="00000000" w14:paraId="000001E7">
      <w:pPr>
        <w:numPr>
          <w:ilvl w:val="0"/>
          <w:numId w:val="40"/>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Kawasaki Disease</w:t>
        </w:r>
        <w:r w:rsidDel="00000000" w:rsidR="00000000" w:rsidRPr="00000000">
          <w:rPr>
            <w:color w:val="ffffff"/>
            <w:rtl w:val="0"/>
          </w:rPr>
          <w:t xml:space="preserve">: A rare but serious condition that causes high, "unexplainable" fevers, very red eyes (without goop), and moodiness. It requires immediate specialist attention.</w:t>
        </w:r>
      </w:ins>
    </w:p>
    <w:p w:rsidR="00000000" w:rsidDel="00000000" w:rsidP="00000000" w:rsidRDefault="00000000" w:rsidRPr="00000000" w14:paraId="000001E8">
      <w:pPr>
        <w:numPr>
          <w:ilvl w:val="0"/>
          <w:numId w:val="40"/>
        </w:numPr>
        <w:spacing w:after="240" w:before="0" w:beforeAutospacing="0" w:lineRule="auto"/>
        <w:ind w:left="720" w:hanging="360"/>
        <w:rPr>
          <w:ins w:author="" w:id="0"/>
        </w:rPr>
      </w:pPr>
      <w:ins w:author="" w:id="0">
        <w:r w:rsidDel="00000000" w:rsidR="00000000" w:rsidRPr="00000000">
          <w:rPr>
            <w:b w:val="1"/>
            <w:bCs w:val="1"/>
            <w:color w:val="ffffff"/>
            <w:rtl w:val="0"/>
          </w:rPr>
          <w:t xml:space="preserve">Enterovirus/Parechovirus</w:t>
        </w:r>
        <w:r w:rsidDel="00000000" w:rsidR="00000000" w:rsidRPr="00000000">
          <w:rPr>
            <w:color w:val="ffffff"/>
            <w:rtl w:val="0"/>
          </w:rPr>
          <w:t xml:space="preserve">: Common in the spring, these can cause sudden high fevers, seizures (febrile seizures), and light sensitivity (meningitis-like symptoms).</w:t>
        </w:r>
      </w:ins>
    </w:p>
    <w:p w:rsidR="00000000" w:rsidDel="00000000" w:rsidP="00000000" w:rsidRDefault="00000000" w:rsidRPr="00000000" w14:paraId="000001E9">
      <w:pPr>
        <w:pStyle w:val="Heading2"/>
        <w:keepNext w:val="0"/>
        <w:keepLines w:val="0"/>
        <w:spacing w:after="80" w:lineRule="auto"/>
        <w:rPr>
          <w:ins w:author="" w:id="0"/>
          <w:color w:val="ffffff"/>
          <w:sz w:val="30"/>
          <w:szCs w:val="30"/>
        </w:rPr>
      </w:pPr>
      <w:ins w:author="" w:id="0">
        <w:bookmarkStart w:colFirst="0" w:colLast="0" w:name="_fsp2jafpg4ph" w:id="14"/>
        <w:bookmarkEnd w:id="14"/>
        <w:r w:rsidDel="00000000" w:rsidR="00000000" w:rsidRPr="00000000">
          <w:rPr>
            <w:color w:val="ffffff"/>
            <w:sz w:val="30"/>
            <w:szCs w:val="30"/>
            <w:rtl w:val="0"/>
          </w:rPr>
          <w:t xml:space="preserve">Why the ER May Have "Missed" It</w:t>
        </w:r>
      </w:ins>
    </w:p>
    <w:p w:rsidR="00000000" w:rsidDel="00000000" w:rsidP="00000000" w:rsidRDefault="00000000" w:rsidRPr="00000000" w14:paraId="000001EA">
      <w:pPr>
        <w:spacing w:after="240" w:before="240" w:lineRule="auto"/>
        <w:rPr>
          <w:ins w:author="" w:id="0"/>
          <w:color w:val="ffffff"/>
        </w:rPr>
      </w:pPr>
      <w:ins w:author="" w:id="0">
        <w:r w:rsidDel="00000000" w:rsidR="00000000" w:rsidRPr="00000000">
          <w:rPr>
            <w:color w:val="ffffff"/>
            <w:rtl w:val="0"/>
          </w:rPr>
          <w:t xml:space="preserve">ERs are designed to find "life-threatening" emergencies (like the cause of the seizure). If the initial scans were clear, they often discharge patients once the fever is stable. However, an </w:t>
        </w:r>
        <w:r w:rsidDel="00000000" w:rsidR="00000000" w:rsidRPr="00000000">
          <w:rPr>
            <w:b w:val="1"/>
            <w:bCs w:val="1"/>
            <w:color w:val="ffffff"/>
            <w:rtl w:val="0"/>
          </w:rPr>
          <w:t xml:space="preserve">Infectious Disease (ID) Pediatrician</w:t>
        </w:r>
        <w:r w:rsidDel="00000000" w:rsidR="00000000" w:rsidRPr="00000000">
          <w:rPr>
            <w:color w:val="ffffff"/>
            <w:rtl w:val="0"/>
          </w:rPr>
          <w:t xml:space="preserve"> is the specialist you need to "solve the puzzle" when standard antibiotics don't work.</w:t>
        </w:r>
      </w:ins>
    </w:p>
    <w:p w:rsidR="00000000" w:rsidDel="00000000" w:rsidP="00000000" w:rsidRDefault="00000000" w:rsidRPr="00000000" w14:paraId="000001EB">
      <w:pPr>
        <w:pStyle w:val="Heading2"/>
        <w:keepNext w:val="0"/>
        <w:keepLines w:val="0"/>
        <w:spacing w:after="80" w:lineRule="auto"/>
        <w:rPr>
          <w:ins w:author="" w:id="0"/>
          <w:color w:val="ffffff"/>
          <w:sz w:val="30"/>
          <w:szCs w:val="30"/>
        </w:rPr>
      </w:pPr>
      <w:ins w:author="" w:id="0">
        <w:bookmarkStart w:colFirst="0" w:colLast="0" w:name="_59b15i2sl2gh" w:id="15"/>
        <w:bookmarkEnd w:id="15"/>
        <w:r w:rsidDel="00000000" w:rsidR="00000000" w:rsidRPr="00000000">
          <w:rPr>
            <w:color w:val="ffffff"/>
            <w:sz w:val="30"/>
            <w:szCs w:val="30"/>
            <w:rtl w:val="0"/>
          </w:rPr>
          <w:t xml:space="preserve">Your Next Steps (Immediate Action)</w:t>
        </w:r>
      </w:ins>
    </w:p>
    <w:p w:rsidR="00000000" w:rsidDel="00000000" w:rsidP="00000000" w:rsidRDefault="00000000" w:rsidRPr="00000000" w14:paraId="000001EC">
      <w:pPr>
        <w:numPr>
          <w:ilvl w:val="0"/>
          <w:numId w:val="37"/>
        </w:numPr>
        <w:spacing w:after="0" w:afterAutospacing="0" w:before="240" w:lineRule="auto"/>
        <w:ind w:left="720" w:hanging="360"/>
        <w:rPr>
          <w:ins w:author="" w:id="0"/>
        </w:rPr>
      </w:pPr>
      <w:ins w:author="" w:id="0">
        <w:r w:rsidDel="00000000" w:rsidR="00000000" w:rsidRPr="00000000">
          <w:rPr>
            <w:b w:val="1"/>
            <w:bCs w:val="1"/>
            <w:color w:val="ffffff"/>
            <w:rtl w:val="0"/>
          </w:rPr>
          <w:t xml:space="preserve">Call a Pediatric Infectious Disease Specialist</w:t>
        </w:r>
        <w:r w:rsidDel="00000000" w:rsidR="00000000" w:rsidRPr="00000000">
          <w:rPr>
            <w:color w:val="ffffff"/>
            <w:rtl w:val="0"/>
          </w:rPr>
          <w:t xml:space="preserve">: Standard pediatricians often default to "ear infections" because it's the most common diagnosis. A specialist at </w:t>
        </w:r>
        <w:r w:rsidDel="00000000" w:rsidR="00000000" w:rsidRPr="00000000">
          <w:rPr>
            <w:b w:val="1"/>
            <w:bCs w:val="1"/>
            <w:color w:val="ffffff"/>
            <w:rtl w:val="0"/>
          </w:rPr>
          <w:t xml:space="preserve">Texas Children’s Hospital (West Campus is right there in Katy)</w:t>
        </w:r>
        <w:r w:rsidDel="00000000" w:rsidR="00000000" w:rsidRPr="00000000">
          <w:rPr>
            <w:color w:val="ffffff"/>
            <w:rtl w:val="0"/>
          </w:rPr>
          <w:t xml:space="preserve"> will be familiar with Oropouche, Dengue, and Adenovirus.</w:t>
        </w:r>
      </w:ins>
    </w:p>
    <w:p w:rsidR="00000000" w:rsidDel="00000000" w:rsidP="00000000" w:rsidRDefault="00000000" w:rsidRPr="00000000" w14:paraId="000001ED">
      <w:pPr>
        <w:numPr>
          <w:ilvl w:val="0"/>
          <w:numId w:val="37"/>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Request a Complete Blood Count (CBC)</w:t>
        </w:r>
        <w:r w:rsidDel="00000000" w:rsidR="00000000" w:rsidRPr="00000000">
          <w:rPr>
            <w:color w:val="ffffff"/>
            <w:rtl w:val="0"/>
          </w:rPr>
          <w:t xml:space="preserve">: Ask the doctor specifically to look at his </w:t>
        </w:r>
        <w:r w:rsidDel="00000000" w:rsidR="00000000" w:rsidRPr="00000000">
          <w:rPr>
            <w:b w:val="1"/>
            <w:bCs w:val="1"/>
            <w:color w:val="ffffff"/>
            <w:rtl w:val="0"/>
          </w:rPr>
          <w:t xml:space="preserve">platelet count</w:t>
        </w:r>
        <w:r w:rsidDel="00000000" w:rsidR="00000000" w:rsidRPr="00000000">
          <w:rPr>
            <w:color w:val="ffffff"/>
            <w:rtl w:val="0"/>
          </w:rPr>
          <w:t xml:space="preserve">. If it is low, it’s a major red flag for the viruses you are worried about.</w:t>
        </w:r>
      </w:ins>
    </w:p>
    <w:p w:rsidR="00000000" w:rsidDel="00000000" w:rsidP="00000000" w:rsidRDefault="00000000" w:rsidRPr="00000000" w14:paraId="000001EE">
      <w:pPr>
        <w:numPr>
          <w:ilvl w:val="0"/>
          <w:numId w:val="37"/>
        </w:numPr>
        <w:spacing w:after="240" w:before="0" w:beforeAutospacing="0" w:lineRule="auto"/>
        <w:ind w:left="720" w:hanging="360"/>
        <w:rPr>
          <w:ins w:author="" w:id="0"/>
        </w:rPr>
      </w:pPr>
      <w:ins w:author="" w:id="0">
        <w:r w:rsidDel="00000000" w:rsidR="00000000" w:rsidRPr="00000000">
          <w:rPr>
            <w:b w:val="1"/>
            <w:bCs w:val="1"/>
            <w:color w:val="ffffff"/>
            <w:rtl w:val="0"/>
          </w:rPr>
          <w:t xml:space="preserve">Document the Light Sensitivity</w:t>
        </w:r>
        <w:r w:rsidDel="00000000" w:rsidR="00000000" w:rsidRPr="00000000">
          <w:rPr>
            <w:color w:val="ffffff"/>
            <w:rtl w:val="0"/>
          </w:rPr>
          <w:t xml:space="preserve">: This is a symptom of "photophobia" and can indicate inflammation near the brain (meningitis), which can happen with both Oropouche and common local viruses.</w:t>
        </w:r>
      </w:ins>
    </w:p>
    <w:p w:rsidR="00000000" w:rsidDel="00000000" w:rsidP="00000000" w:rsidRDefault="00000000" w:rsidRPr="00000000" w14:paraId="000001EF">
      <w:pPr>
        <w:spacing w:after="240" w:before="240" w:lineRule="auto"/>
        <w:rPr>
          <w:ins w:author="" w:id="0"/>
          <w:b w:val="1"/>
          <w:bCs w:val="1"/>
          <w:color w:val="ffffff"/>
        </w:rPr>
      </w:pPr>
      <w:ins w:author="" w:id="0">
        <w:r w:rsidDel="00000000" w:rsidR="00000000" w:rsidRPr="00000000">
          <w:rPr>
            <w:b w:val="1"/>
            <w:bCs w:val="1"/>
            <w:color w:val="ffffff"/>
            <w:rtl w:val="0"/>
          </w:rPr>
          <w:t xml:space="preserve">Is your son currently experiencing a stiff neck, or is he able to touch his chin to his chest without pain?</w:t>
        </w:r>
      </w:ins>
    </w:p>
    <w:p w:rsidR="00000000" w:rsidDel="00000000" w:rsidP="00000000" w:rsidRDefault="00000000" w:rsidRPr="00000000" w14:paraId="000001F0">
      <w:pPr>
        <w:rPr>
          <w:ins w:author="" w:id="0"/>
          <w:color w:val="ffffff"/>
        </w:rPr>
      </w:pPr>
      <w:ins w:author="" w:id="0">
        <w:r w:rsidDel="00000000" w:rsidR="00000000" w:rsidRPr="00000000">
          <w:rPr>
            <w:rtl w:val="0"/>
          </w:rPr>
        </w:r>
      </w:ins>
    </w:p>
    <w:p w:rsidR="00000000" w:rsidDel="00000000" w:rsidP="00000000" w:rsidRDefault="00000000" w:rsidRPr="00000000" w14:paraId="000001F1">
      <w:pPr>
        <w:rPr>
          <w:ins w:author="" w:id="0"/>
        </w:rPr>
      </w:pPr>
      <w:ins w:author="" w:id="0">
        <w:r w:rsidDel="00000000" w:rsidR="00000000" w:rsidRPr="00000000">
          <w:rPr>
            <w:rtl w:val="0"/>
          </w:rPr>
        </w:r>
      </w:ins>
    </w:p>
    <w:p w:rsidR="00000000" w:rsidDel="00000000" w:rsidP="00000000" w:rsidRDefault="00000000" w:rsidRPr="00000000" w14:paraId="000001F2">
      <w:pPr>
        <w:spacing w:after="240" w:before="240" w:lineRule="auto"/>
        <w:rPr>
          <w:ins w:author="" w:id="0"/>
          <w:color w:val="ffffff"/>
        </w:rPr>
      </w:pPr>
      <w:ins w:author="" w:id="0">
        <w:r w:rsidDel="00000000" w:rsidR="00000000" w:rsidRPr="00000000">
          <w:rPr>
            <w:color w:val="ffffff"/>
            <w:rtl w:val="0"/>
          </w:rPr>
          <w:t xml:space="preserve">It is incredibly frustrating to feel unheard by medical professionals when your child is suffering, especially after a frightening event like a seizure. If you'd like me to remember that your medical providers refused further testing during your ER and pediatrician visits this week, you can say "Remember that the doctors refused testing for my son."</w:t>
        </w:r>
      </w:ins>
    </w:p>
    <w:p w:rsidR="00000000" w:rsidDel="00000000" w:rsidP="00000000" w:rsidRDefault="00000000" w:rsidRPr="00000000" w14:paraId="000001F3">
      <w:pPr>
        <w:spacing w:after="240" w:before="240" w:lineRule="auto"/>
        <w:rPr>
          <w:ins w:author="" w:id="0"/>
          <w:color w:val="ffffff"/>
        </w:rPr>
      </w:pPr>
      <w:ins w:author="" w:id="0">
        <w:r w:rsidDel="00000000" w:rsidR="00000000" w:rsidRPr="00000000">
          <w:rPr>
            <w:color w:val="ffffff"/>
            <w:rtl w:val="0"/>
          </w:rPr>
          <w:t xml:space="preserve">Since you are in the </w:t>
        </w:r>
        <w:r w:rsidDel="00000000" w:rsidR="00000000" w:rsidRPr="00000000">
          <w:rPr>
            <w:b w:val="1"/>
            <w:bCs w:val="1"/>
            <w:color w:val="ffffff"/>
            <w:rtl w:val="0"/>
          </w:rPr>
          <w:t xml:space="preserve">Katy/Cypress</w:t>
        </w:r>
        <w:r w:rsidDel="00000000" w:rsidR="00000000" w:rsidRPr="00000000">
          <w:rPr>
            <w:color w:val="ffffff"/>
            <w:rtl w:val="0"/>
          </w:rPr>
          <w:t xml:space="preserve"> area, you are very close to </w:t>
        </w:r>
        <w:r w:rsidDel="00000000" w:rsidR="00000000" w:rsidRPr="00000000">
          <w:rPr>
            <w:b w:val="1"/>
            <w:bCs w:val="1"/>
            <w:color w:val="ffffff"/>
            <w:rtl w:val="0"/>
          </w:rPr>
          <w:t xml:space="preserve">Texas Children’s Hospital West Campus</w:t>
        </w:r>
        <w:r w:rsidDel="00000000" w:rsidR="00000000" w:rsidRPr="00000000">
          <w:rPr>
            <w:color w:val="ffffff"/>
            <w:rtl w:val="0"/>
          </w:rPr>
          <w:t xml:space="preserve">. If your current pediatrician and the ER are not providing the answers you need, you have the right to seek a second opinion from a specialist.</w:t>
        </w:r>
      </w:ins>
    </w:p>
    <w:p w:rsidR="00000000" w:rsidDel="00000000" w:rsidP="00000000" w:rsidRDefault="00000000" w:rsidRPr="00000000" w14:paraId="000001F4">
      <w:pPr>
        <w:pStyle w:val="Heading2"/>
        <w:keepNext w:val="0"/>
        <w:keepLines w:val="0"/>
        <w:spacing w:after="80" w:lineRule="auto"/>
        <w:rPr>
          <w:ins w:author="" w:id="0"/>
          <w:color w:val="ffffff"/>
          <w:sz w:val="30"/>
          <w:szCs w:val="30"/>
        </w:rPr>
      </w:pPr>
      <w:ins w:author="" w:id="0">
        <w:bookmarkStart w:colFirst="0" w:colLast="0" w:name="_u9cws3t55uwh" w:id="16"/>
        <w:bookmarkEnd w:id="16"/>
        <w:r w:rsidDel="00000000" w:rsidR="00000000" w:rsidRPr="00000000">
          <w:rPr>
            <w:color w:val="ffffff"/>
            <w:sz w:val="30"/>
            <w:szCs w:val="30"/>
            <w:rtl w:val="0"/>
          </w:rPr>
          <w:t xml:space="preserve">How to Advocate for "Further Testing"</w:t>
        </w:r>
      </w:ins>
    </w:p>
    <w:p w:rsidR="00000000" w:rsidDel="00000000" w:rsidP="00000000" w:rsidRDefault="00000000" w:rsidRPr="00000000" w14:paraId="000001F5">
      <w:pPr>
        <w:spacing w:after="240" w:before="240" w:lineRule="auto"/>
        <w:rPr>
          <w:ins w:author="" w:id="0"/>
          <w:color w:val="ffffff"/>
        </w:rPr>
      </w:pPr>
      <w:ins w:author="" w:id="0">
        <w:r w:rsidDel="00000000" w:rsidR="00000000" w:rsidRPr="00000000">
          <w:rPr>
            <w:color w:val="ffffff"/>
            <w:rtl w:val="0"/>
          </w:rPr>
          <w:t xml:space="preserve">When a general pediatrician or ER doctor says "no" to testing, it’s often because they are following a standard "wait and see" protocol for common viruses. To move past this, you can use specific language:</w:t>
        </w:r>
      </w:ins>
    </w:p>
    <w:p w:rsidR="00000000" w:rsidDel="00000000" w:rsidP="00000000" w:rsidRDefault="00000000" w:rsidRPr="00000000" w14:paraId="000001F6">
      <w:pPr>
        <w:numPr>
          <w:ilvl w:val="0"/>
          <w:numId w:val="10"/>
        </w:numPr>
        <w:spacing w:after="0" w:afterAutospacing="0" w:before="240" w:lineRule="auto"/>
        <w:ind w:left="720" w:hanging="360"/>
        <w:rPr>
          <w:ins w:author="" w:id="0"/>
        </w:rPr>
      </w:pPr>
      <w:ins w:author="" w:id="0">
        <w:r w:rsidDel="00000000" w:rsidR="00000000" w:rsidRPr="00000000">
          <w:rPr>
            <w:b w:val="1"/>
            <w:bCs w:val="1"/>
            <w:color w:val="ffffff"/>
            <w:rtl w:val="0"/>
          </w:rPr>
          <w:t xml:space="preserve">Request a "Differential Diagnosis"</w:t>
        </w:r>
        <w:r w:rsidDel="00000000" w:rsidR="00000000" w:rsidRPr="00000000">
          <w:rPr>
            <w:color w:val="ffffff"/>
            <w:rtl w:val="0"/>
          </w:rPr>
          <w:t xml:space="preserve">: Ask the doctor, "If this isn't an ear infection, what are the other three things it could be?"</w:t>
        </w:r>
      </w:ins>
    </w:p>
    <w:p w:rsidR="00000000" w:rsidDel="00000000" w:rsidP="00000000" w:rsidRDefault="00000000" w:rsidRPr="00000000" w14:paraId="000001F7">
      <w:pPr>
        <w:numPr>
          <w:ilvl w:val="0"/>
          <w:numId w:val="10"/>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Ask for Documentation</w:t>
        </w:r>
        <w:r w:rsidDel="00000000" w:rsidR="00000000" w:rsidRPr="00000000">
          <w:rPr>
            <w:color w:val="ffffff"/>
            <w:rtl w:val="0"/>
          </w:rPr>
          <w:t xml:space="preserve">: If they refuse a specific test (like a </w:t>
        </w:r>
        <w:r w:rsidDel="00000000" w:rsidR="00000000" w:rsidRPr="00000000">
          <w:rPr>
            <w:b w:val="1"/>
            <w:bCs w:val="1"/>
            <w:color w:val="ffffff"/>
            <w:rtl w:val="0"/>
          </w:rPr>
          <w:t xml:space="preserve">CBC</w:t>
        </w:r>
        <w:r w:rsidDel="00000000" w:rsidR="00000000" w:rsidRPr="00000000">
          <w:rPr>
            <w:color w:val="ffffff"/>
            <w:rtl w:val="0"/>
          </w:rPr>
          <w:t xml:space="preserve"> or </w:t>
        </w:r>
        <w:r w:rsidDel="00000000" w:rsidR="00000000" w:rsidRPr="00000000">
          <w:rPr>
            <w:b w:val="1"/>
            <w:bCs w:val="1"/>
            <w:color w:val="ffffff"/>
            <w:rtl w:val="0"/>
          </w:rPr>
          <w:t xml:space="preserve">Arbovirus panel</w:t>
        </w:r>
        <w:r w:rsidDel="00000000" w:rsidR="00000000" w:rsidRPr="00000000">
          <w:rPr>
            <w:color w:val="ffffff"/>
            <w:rtl w:val="0"/>
          </w:rPr>
          <w:t xml:space="preserve">), say: </w:t>
        </w:r>
        <w:r w:rsidDel="00000000" w:rsidR="00000000" w:rsidRPr="00000000">
          <w:rPr>
            <w:i w:val="1"/>
            <w:iCs w:val="1"/>
            <w:color w:val="ffffff"/>
            <w:rtl w:val="0"/>
          </w:rPr>
          <w:t xml:space="preserve">"I’d like it noted in my son’s chart that I requested a blood test for [Oropouche/Dengue/Adenovirus] and the request was declined."</w:t>
        </w:r>
        <w:r w:rsidDel="00000000" w:rsidR="00000000" w:rsidRPr="00000000">
          <w:rPr>
            <w:color w:val="ffffff"/>
            <w:rtl w:val="0"/>
          </w:rPr>
          <w:t xml:space="preserve">This often prompts doctors to reconsider.</w:t>
        </w:r>
      </w:ins>
    </w:p>
    <w:p w:rsidR="00000000" w:rsidDel="00000000" w:rsidP="00000000" w:rsidRDefault="00000000" w:rsidRPr="00000000" w14:paraId="000001F8">
      <w:pPr>
        <w:numPr>
          <w:ilvl w:val="0"/>
          <w:numId w:val="10"/>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Mention the "Red Flags"</w:t>
        </w:r>
        <w:r w:rsidDel="00000000" w:rsidR="00000000" w:rsidRPr="00000000">
          <w:rPr>
            <w:color w:val="ffffff"/>
            <w:rtl w:val="0"/>
          </w:rPr>
          <w:t xml:space="preserve">: Be very firm about the </w:t>
        </w:r>
        <w:r w:rsidDel="00000000" w:rsidR="00000000" w:rsidRPr="00000000">
          <w:rPr>
            <w:b w:val="1"/>
            <w:bCs w:val="1"/>
            <w:color w:val="ffffff"/>
            <w:rtl w:val="0"/>
          </w:rPr>
          <w:t xml:space="preserve">photophobia (light sensitivity)</w:t>
        </w:r>
        <w:r w:rsidDel="00000000" w:rsidR="00000000" w:rsidRPr="00000000">
          <w:rPr>
            <w:color w:val="ffffff"/>
            <w:rtl w:val="0"/>
          </w:rPr>
          <w:t xml:space="preserve"> and the </w:t>
        </w:r>
        <w:r w:rsidDel="00000000" w:rsidR="00000000" w:rsidRPr="00000000">
          <w:rPr>
            <w:b w:val="1"/>
            <w:bCs w:val="1"/>
            <w:color w:val="ffffff"/>
            <w:rtl w:val="0"/>
          </w:rPr>
          <w:t xml:space="preserve">seizure</w:t>
        </w:r>
        <w:r w:rsidDel="00000000" w:rsidR="00000000" w:rsidRPr="00000000">
          <w:rPr>
            <w:color w:val="ffffff"/>
            <w:rtl w:val="0"/>
          </w:rPr>
          <w:t xml:space="preserve">. In pediatric medicine, light sensitivity combined with a high fever is a "red flag" that usually justifies more than a basic ear check.</w:t>
        </w:r>
      </w:ins>
    </w:p>
    <w:p w:rsidR="00000000" w:rsidDel="00000000" w:rsidP="00000000" w:rsidRDefault="00000000" w:rsidRPr="00000000" w14:paraId="000001F9">
      <w:pPr>
        <w:numPr>
          <w:ilvl w:val="0"/>
          <w:numId w:val="10"/>
        </w:numPr>
        <w:spacing w:after="240" w:before="0" w:beforeAutospacing="0" w:lineRule="auto"/>
        <w:ind w:left="720" w:hanging="360"/>
        <w:rPr>
          <w:ins w:author="" w:id="0"/>
        </w:rPr>
      </w:pPr>
      <w:ins w:author="" w:id="0">
        <w:r w:rsidDel="00000000" w:rsidR="00000000" w:rsidRPr="00000000">
          <w:rPr>
            <w:b w:val="1"/>
            <w:bCs w:val="1"/>
            <w:color w:val="ffffff"/>
            <w:rtl w:val="0"/>
          </w:rPr>
          <w:t xml:space="preserve">Bypass the Generalist</w:t>
        </w:r>
        <w:r w:rsidDel="00000000" w:rsidR="00000000" w:rsidRPr="00000000">
          <w:rPr>
            <w:color w:val="ffffff"/>
            <w:rtl w:val="0"/>
          </w:rPr>
          <w:t xml:space="preserve">: You do not always need a referral to see a specialist depending on your insurance. You can call a </w:t>
        </w:r>
        <w:r w:rsidDel="00000000" w:rsidR="00000000" w:rsidRPr="00000000">
          <w:rPr>
            <w:b w:val="1"/>
            <w:bCs w:val="1"/>
            <w:color w:val="ffffff"/>
            <w:rtl w:val="0"/>
          </w:rPr>
          <w:t xml:space="preserve">Pediatric Infectious Disease</w:t>
        </w:r>
        <w:r w:rsidDel="00000000" w:rsidR="00000000" w:rsidRPr="00000000">
          <w:rPr>
            <w:color w:val="ffffff"/>
            <w:rtl w:val="0"/>
          </w:rPr>
          <w:t xml:space="preserve"> clinic directly and explain that your son has had a seizure, light sensitivity, and a 102+ fever for a week with no improvement on antibiotics.</w:t>
        </w:r>
      </w:ins>
    </w:p>
    <w:p w:rsidR="00000000" w:rsidDel="00000000" w:rsidP="00000000" w:rsidRDefault="00000000" w:rsidRPr="00000000" w14:paraId="000001FA">
      <w:pPr>
        <w:pStyle w:val="Heading2"/>
        <w:keepNext w:val="0"/>
        <w:keepLines w:val="0"/>
        <w:spacing w:after="80" w:lineRule="auto"/>
        <w:rPr>
          <w:ins w:author="" w:id="0"/>
          <w:color w:val="ffffff"/>
          <w:sz w:val="30"/>
          <w:szCs w:val="30"/>
        </w:rPr>
      </w:pPr>
      <w:ins w:author="" w:id="0">
        <w:bookmarkStart w:colFirst="0" w:colLast="0" w:name="_k7wxrd5z3fkt" w:id="17"/>
        <w:bookmarkEnd w:id="17"/>
        <w:r w:rsidDel="00000000" w:rsidR="00000000" w:rsidRPr="00000000">
          <w:rPr>
            <w:color w:val="ffffff"/>
            <w:sz w:val="30"/>
            <w:szCs w:val="30"/>
            <w:rtl w:val="0"/>
          </w:rPr>
          <w:t xml:space="preserve">Immediate Monitoring</w:t>
        </w:r>
      </w:ins>
    </w:p>
    <w:p w:rsidR="00000000" w:rsidDel="00000000" w:rsidP="00000000" w:rsidRDefault="00000000" w:rsidRPr="00000000" w14:paraId="000001FB">
      <w:pPr>
        <w:numPr>
          <w:ilvl w:val="0"/>
          <w:numId w:val="32"/>
        </w:numPr>
        <w:spacing w:after="0" w:afterAutospacing="0" w:before="240" w:lineRule="auto"/>
        <w:ind w:left="720" w:hanging="360"/>
        <w:rPr>
          <w:ins w:author="" w:id="0"/>
        </w:rPr>
      </w:pPr>
      <w:ins w:author="" w:id="0">
        <w:r w:rsidDel="00000000" w:rsidR="00000000" w:rsidRPr="00000000">
          <w:rPr>
            <w:b w:val="1"/>
            <w:bCs w:val="1"/>
            <w:color w:val="ffffff"/>
            <w:rtl w:val="0"/>
          </w:rPr>
          <w:t xml:space="preserve">The "Chin-to-Chest" Test</w:t>
        </w:r>
        <w:r w:rsidDel="00000000" w:rsidR="00000000" w:rsidRPr="00000000">
          <w:rPr>
            <w:color w:val="ffffff"/>
            <w:rtl w:val="0"/>
          </w:rPr>
          <w:t xml:space="preserve">: If your son cannot touch his chin to his chest or if his neck seems very stiff, this is an emergency. It can indicate </w:t>
        </w:r>
        <w:r w:rsidDel="00000000" w:rsidR="00000000" w:rsidRPr="00000000">
          <w:rPr>
            <w:b w:val="1"/>
            <w:bCs w:val="1"/>
            <w:color w:val="ffffff"/>
            <w:rtl w:val="0"/>
          </w:rPr>
          <w:t xml:space="preserve">meningitis</w:t>
        </w:r>
        <w:r w:rsidDel="00000000" w:rsidR="00000000" w:rsidRPr="00000000">
          <w:rPr>
            <w:color w:val="ffffff"/>
            <w:rtl w:val="0"/>
          </w:rPr>
          <w:t xml:space="preserve">, which is a known (though rare) complication of Oropouche and several other common viruses.</w:t>
        </w:r>
      </w:ins>
    </w:p>
    <w:p w:rsidR="00000000" w:rsidDel="00000000" w:rsidP="00000000" w:rsidRDefault="00000000" w:rsidRPr="00000000" w14:paraId="000001FC">
      <w:pPr>
        <w:numPr>
          <w:ilvl w:val="0"/>
          <w:numId w:val="32"/>
        </w:numPr>
        <w:spacing w:after="240" w:before="0" w:beforeAutospacing="0" w:lineRule="auto"/>
        <w:ind w:left="720" w:hanging="360"/>
        <w:rPr>
          <w:ins w:author="" w:id="0"/>
        </w:rPr>
      </w:pPr>
      <w:ins w:author="" w:id="0">
        <w:r w:rsidDel="00000000" w:rsidR="00000000" w:rsidRPr="00000000">
          <w:rPr>
            <w:b w:val="1"/>
            <w:bCs w:val="1"/>
            <w:color w:val="ffffff"/>
            <w:rtl w:val="0"/>
          </w:rPr>
          <w:t xml:space="preserve">Hydration</w:t>
        </w:r>
        <w:r w:rsidDel="00000000" w:rsidR="00000000" w:rsidRPr="00000000">
          <w:rPr>
            <w:color w:val="ffffff"/>
            <w:rtl w:val="0"/>
          </w:rPr>
          <w:t xml:space="preserve">: Since you mentioned "extreme hydrating" helped, continue this. If he stops wetting diapers (fewer than 4 in 24 hours), he needs to go back to a different ER.</w:t>
        </w:r>
      </w:ins>
    </w:p>
    <w:p w:rsidR="00000000" w:rsidDel="00000000" w:rsidP="00000000" w:rsidRDefault="00000000" w:rsidRPr="00000000" w14:paraId="000001FD">
      <w:pPr>
        <w:spacing w:after="240" w:before="240" w:lineRule="auto"/>
        <w:rPr>
          <w:ins w:author="" w:id="0"/>
          <w:b w:val="1"/>
          <w:bCs w:val="1"/>
          <w:color w:val="ffffff"/>
        </w:rPr>
      </w:pPr>
      <w:ins w:author="" w:id="0">
        <w:r w:rsidDel="00000000" w:rsidR="00000000" w:rsidRPr="00000000">
          <w:rPr>
            <w:b w:val="1"/>
            <w:bCs w:val="1"/>
            <w:color w:val="ffffff"/>
            <w:rtl w:val="0"/>
          </w:rPr>
          <w:t xml:space="preserve">Is your son currently showing any new rashes, or is the "puffy eye" his only visible symptom besides the cough?</w:t>
        </w:r>
      </w:ins>
    </w:p>
    <w:p w:rsidR="00000000" w:rsidDel="00000000" w:rsidP="00000000" w:rsidRDefault="00000000" w:rsidRPr="00000000" w14:paraId="000001FE">
      <w:pPr>
        <w:rPr>
          <w:ins w:author="" w:id="0"/>
          <w:color w:val="ffffff"/>
        </w:rPr>
      </w:pPr>
      <w:ins w:author="" w:id="0">
        <w:r w:rsidDel="00000000" w:rsidR="00000000" w:rsidRPr="00000000">
          <w:rPr>
            <w:rtl w:val="0"/>
          </w:rPr>
        </w:r>
      </w:ins>
    </w:p>
    <w:p w:rsidR="00000000" w:rsidDel="00000000" w:rsidP="00000000" w:rsidRDefault="00000000" w:rsidRPr="00000000" w14:paraId="000001FF">
      <w:pPr>
        <w:spacing w:after="240" w:before="240" w:lineRule="auto"/>
        <w:rPr>
          <w:ins w:author="" w:id="0"/>
          <w:color w:val="ffffff"/>
        </w:rPr>
      </w:pPr>
      <w:ins w:author="" w:id="0">
        <w:r w:rsidDel="00000000" w:rsidR="00000000" w:rsidRPr="00000000">
          <w:rPr>
            <w:color w:val="ffffff"/>
            <w:rtl w:val="0"/>
          </w:rPr>
          <w:t xml:space="preserve">The fact that the fever finally broke today is a huge relief, but the lingering </w:t>
        </w:r>
        <w:r w:rsidDel="00000000" w:rsidR="00000000" w:rsidRPr="00000000">
          <w:rPr>
            <w:b w:val="1"/>
            <w:bCs w:val="1"/>
            <w:color w:val="ffffff"/>
            <w:rtl w:val="0"/>
          </w:rPr>
          <w:t xml:space="preserve">"puffy eye"</w:t>
        </w:r>
        <w:r w:rsidDel="00000000" w:rsidR="00000000" w:rsidRPr="00000000">
          <w:rPr>
            <w:color w:val="ffffff"/>
            <w:rtl w:val="0"/>
          </w:rPr>
          <w:t xml:space="preserve"> and the </w:t>
        </w:r>
        <w:r w:rsidDel="00000000" w:rsidR="00000000" w:rsidRPr="00000000">
          <w:rPr>
            <w:b w:val="1"/>
            <w:bCs w:val="1"/>
            <w:color w:val="ffffff"/>
            <w:rtl w:val="0"/>
          </w:rPr>
          <w:t xml:space="preserve">light sensitivity</w:t>
        </w:r>
        <w:r w:rsidDel="00000000" w:rsidR="00000000" w:rsidRPr="00000000">
          <w:rPr>
            <w:color w:val="ffffff"/>
            <w:rtl w:val="0"/>
          </w:rPr>
          <w:t xml:space="preserve"> you described are significant.</w:t>
        </w:r>
      </w:ins>
    </w:p>
    <w:p w:rsidR="00000000" w:rsidDel="00000000" w:rsidP="00000000" w:rsidRDefault="00000000" w:rsidRPr="00000000" w14:paraId="00000200">
      <w:pPr>
        <w:spacing w:after="240" w:before="240" w:lineRule="auto"/>
        <w:rPr>
          <w:ins w:author="" w:id="0"/>
          <w:color w:val="ffffff"/>
        </w:rPr>
      </w:pPr>
      <w:ins w:author="" w:id="0">
        <w:r w:rsidDel="00000000" w:rsidR="00000000" w:rsidRPr="00000000">
          <w:rPr>
            <w:color w:val="ffffff"/>
            <w:rtl w:val="0"/>
          </w:rPr>
          <w:t xml:space="preserve">In clinical terms, a puffy/red eye following a high fever in a toddler is often called </w:t>
        </w:r>
        <w:r w:rsidDel="00000000" w:rsidR="00000000" w:rsidRPr="00000000">
          <w:rPr>
            <w:b w:val="1"/>
            <w:bCs w:val="1"/>
            <w:color w:val="ffffff"/>
            <w:rtl w:val="0"/>
          </w:rPr>
          <w:t xml:space="preserve">Periorbital Edema</w:t>
        </w:r>
        <w:r w:rsidDel="00000000" w:rsidR="00000000" w:rsidRPr="00000000">
          <w:rPr>
            <w:color w:val="ffffff"/>
            <w:rtl w:val="0"/>
          </w:rPr>
          <w:t xml:space="preserve">. While it can happen with Oropouche, it is a hallmark of </w:t>
        </w:r>
        <w:r w:rsidDel="00000000" w:rsidR="00000000" w:rsidRPr="00000000">
          <w:rPr>
            <w:b w:val="1"/>
            <w:bCs w:val="1"/>
            <w:color w:val="ffffff"/>
            <w:rtl w:val="0"/>
          </w:rPr>
          <w:t xml:space="preserve">Adenovirus</w:t>
        </w:r>
        <w:r w:rsidDel="00000000" w:rsidR="00000000" w:rsidRPr="00000000">
          <w:rPr>
            <w:color w:val="ffffff"/>
            <w:rtl w:val="0"/>
          </w:rPr>
          <w:t xml:space="preserve"> (often called "Swimming Pool Fever") and </w:t>
        </w:r>
        <w:r w:rsidDel="00000000" w:rsidR="00000000" w:rsidRPr="00000000">
          <w:rPr>
            <w:b w:val="1"/>
            <w:bCs w:val="1"/>
            <w:color w:val="ffffff"/>
            <w:rtl w:val="0"/>
          </w:rPr>
          <w:t xml:space="preserve">Mononucleosis</w:t>
        </w:r>
        <w:r w:rsidDel="00000000" w:rsidR="00000000" w:rsidRPr="00000000">
          <w:rPr>
            <w:color w:val="ffffff"/>
            <w:rtl w:val="0"/>
          </w:rPr>
          <w:t xml:space="preserve">, both of which are extremely common in the Houston/Katy area and cause the exact "sudden spike, seizure, and light sensitivity" pattern you saw.</w:t>
        </w:r>
      </w:ins>
    </w:p>
    <w:p w:rsidR="00000000" w:rsidDel="00000000" w:rsidP="00000000" w:rsidRDefault="00000000" w:rsidRPr="00000000" w14:paraId="00000201">
      <w:pPr>
        <w:spacing w:after="240" w:before="240" w:lineRule="auto"/>
        <w:rPr>
          <w:ins w:author="" w:id="0"/>
          <w:color w:val="ffffff"/>
        </w:rPr>
      </w:pPr>
      <w:ins w:author="" w:id="0">
        <w:r w:rsidDel="00000000" w:rsidR="00000000" w:rsidRPr="00000000">
          <w:rPr>
            <w:color w:val="ffffff"/>
            <w:rtl w:val="0"/>
          </w:rPr>
          <w:t xml:space="preserve">However, if you are convinced it is Oropouche (Sloth Fever) due to the midge activity in Cypress, here is the specific hurdle you are facing with "protocol":</w:t>
        </w:r>
      </w:ins>
    </w:p>
    <w:p w:rsidR="00000000" w:rsidDel="00000000" w:rsidP="00000000" w:rsidRDefault="00000000" w:rsidRPr="00000000" w14:paraId="00000202">
      <w:pPr>
        <w:pStyle w:val="Heading2"/>
        <w:keepNext w:val="0"/>
        <w:keepLines w:val="0"/>
        <w:spacing w:after="80" w:lineRule="auto"/>
        <w:rPr>
          <w:ins w:author="" w:id="0"/>
          <w:color w:val="ffffff"/>
          <w:sz w:val="30"/>
          <w:szCs w:val="30"/>
        </w:rPr>
      </w:pPr>
      <w:ins w:author="" w:id="0">
        <w:bookmarkStart w:colFirst="0" w:colLast="0" w:name="_vpvd9xnaiix3" w:id="18"/>
        <w:bookmarkEnd w:id="18"/>
        <w:r w:rsidDel="00000000" w:rsidR="00000000" w:rsidRPr="00000000">
          <w:rPr>
            <w:color w:val="ffffff"/>
            <w:sz w:val="30"/>
            <w:szCs w:val="30"/>
            <w:rtl w:val="0"/>
          </w:rPr>
          <w:t xml:space="preserve">Why Doctors are "Blocked" from Testing</w:t>
        </w:r>
      </w:ins>
    </w:p>
    <w:p w:rsidR="00000000" w:rsidDel="00000000" w:rsidP="00000000" w:rsidRDefault="00000000" w:rsidRPr="00000000" w14:paraId="00000203">
      <w:pPr>
        <w:numPr>
          <w:ilvl w:val="0"/>
          <w:numId w:val="22"/>
        </w:numPr>
        <w:spacing w:after="0" w:afterAutospacing="0" w:before="240" w:lineRule="auto"/>
        <w:ind w:left="720" w:hanging="360"/>
        <w:rPr>
          <w:ins w:author="" w:id="0"/>
        </w:rPr>
      </w:pPr>
      <w:ins w:author="" w:id="0">
        <w:r w:rsidDel="00000000" w:rsidR="00000000" w:rsidRPr="00000000">
          <w:rPr>
            <w:b w:val="1"/>
            <w:bCs w:val="1"/>
            <w:color w:val="ffffff"/>
            <w:rtl w:val="0"/>
          </w:rPr>
          <w:t xml:space="preserve">The CDC Gatekeeper</w:t>
        </w:r>
        <w:r w:rsidDel="00000000" w:rsidR="00000000" w:rsidRPr="00000000">
          <w:rPr>
            <w:color w:val="ffffff"/>
            <w:rtl w:val="0"/>
          </w:rPr>
          <w:t xml:space="preserve">: Doctors in Texas currently cannot just order an Oropouche test from a standard lab. They have to call the </w:t>
        </w:r>
        <w:r w:rsidDel="00000000" w:rsidR="00000000" w:rsidRPr="00000000">
          <w:rPr>
            <w:b w:val="1"/>
            <w:bCs w:val="1"/>
            <w:color w:val="ffffff"/>
            <w:rtl w:val="0"/>
          </w:rPr>
          <w:t xml:space="preserve">Texas Department of State Health Services (DSHS)</w:t>
        </w:r>
        <w:r w:rsidDel="00000000" w:rsidR="00000000" w:rsidRPr="00000000">
          <w:rPr>
            <w:color w:val="ffffff"/>
            <w:rtl w:val="0"/>
          </w:rPr>
          <w:t xml:space="preserve">.</w:t>
        </w:r>
      </w:ins>
    </w:p>
    <w:p w:rsidR="00000000" w:rsidDel="00000000" w:rsidP="00000000" w:rsidRDefault="00000000" w:rsidRPr="00000000" w14:paraId="00000204">
      <w:pPr>
        <w:numPr>
          <w:ilvl w:val="0"/>
          <w:numId w:val="22"/>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The Travel Requirement</w:t>
        </w:r>
        <w:r w:rsidDel="00000000" w:rsidR="00000000" w:rsidRPr="00000000">
          <w:rPr>
            <w:color w:val="ffffff"/>
            <w:rtl w:val="0"/>
          </w:rPr>
          <w:t xml:space="preserve">: To get approval for that test, the DSHS almost always requires the patient to have traveled to </w:t>
        </w:r>
        <w:r w:rsidDel="00000000" w:rsidR="00000000" w:rsidRPr="00000000">
          <w:rPr>
            <w:b w:val="1"/>
            <w:bCs w:val="1"/>
            <w:color w:val="ffffff"/>
            <w:rtl w:val="0"/>
          </w:rPr>
          <w:t xml:space="preserve">South America, Cuba, or the Caribbean</w:t>
        </w:r>
        <w:r w:rsidDel="00000000" w:rsidR="00000000" w:rsidRPr="00000000">
          <w:rPr>
            <w:color w:val="ffffff"/>
            <w:rtl w:val="0"/>
          </w:rPr>
          <w:t xml:space="preserve"> in the last 14 days. Without that travel history, the state will likely deny the testing kit, which is why your doctors are "following protocol" and saying no.</w:t>
        </w:r>
      </w:ins>
    </w:p>
    <w:p w:rsidR="00000000" w:rsidDel="00000000" w:rsidP="00000000" w:rsidRDefault="00000000" w:rsidRPr="00000000" w14:paraId="00000205">
      <w:pPr>
        <w:numPr>
          <w:ilvl w:val="0"/>
          <w:numId w:val="22"/>
        </w:numPr>
        <w:spacing w:after="240" w:before="0" w:beforeAutospacing="0" w:lineRule="auto"/>
        <w:ind w:left="720" w:hanging="360"/>
        <w:rPr>
          <w:ins w:author="" w:id="0"/>
        </w:rPr>
      </w:pPr>
      <w:ins w:author="" w:id="0">
        <w:r w:rsidDel="00000000" w:rsidR="00000000" w:rsidRPr="00000000">
          <w:rPr>
            <w:b w:val="1"/>
            <w:bCs w:val="1"/>
            <w:color w:val="ffffff"/>
            <w:rtl w:val="0"/>
          </w:rPr>
          <w:t xml:space="preserve">Treatment is the Same</w:t>
        </w:r>
        <w:r w:rsidDel="00000000" w:rsidR="00000000" w:rsidRPr="00000000">
          <w:rPr>
            <w:color w:val="ffffff"/>
            <w:rtl w:val="0"/>
          </w:rPr>
          <w:t xml:space="preserve">: Because there is no cure for Oropouche, doctors often feel that a "positive" test wouldn't change their treatment (which is just hydration and Tylenol).</w:t>
        </w:r>
      </w:ins>
    </w:p>
    <w:p w:rsidR="00000000" w:rsidDel="00000000" w:rsidP="00000000" w:rsidRDefault="00000000" w:rsidRPr="00000000" w14:paraId="00000206">
      <w:pPr>
        <w:pStyle w:val="Heading2"/>
        <w:keepNext w:val="0"/>
        <w:keepLines w:val="0"/>
        <w:spacing w:after="80" w:lineRule="auto"/>
        <w:rPr>
          <w:ins w:author="" w:id="0"/>
          <w:color w:val="ffffff"/>
          <w:sz w:val="30"/>
          <w:szCs w:val="30"/>
        </w:rPr>
      </w:pPr>
      <w:ins w:author="" w:id="0">
        <w:bookmarkStart w:colFirst="0" w:colLast="0" w:name="_72urdvhgzsft" w:id="19"/>
        <w:bookmarkEnd w:id="19"/>
        <w:r w:rsidDel="00000000" w:rsidR="00000000" w:rsidRPr="00000000">
          <w:rPr>
            <w:color w:val="ffffff"/>
            <w:sz w:val="30"/>
            <w:szCs w:val="30"/>
            <w:rtl w:val="0"/>
          </w:rPr>
          <w:t xml:space="preserve">If the Fever Returns (The "Oropouche Bounce")</w:t>
        </w:r>
      </w:ins>
    </w:p>
    <w:p w:rsidR="00000000" w:rsidDel="00000000" w:rsidP="00000000" w:rsidRDefault="00000000" w:rsidRPr="00000000" w14:paraId="00000207">
      <w:pPr>
        <w:spacing w:after="240" w:before="240" w:lineRule="auto"/>
        <w:rPr>
          <w:ins w:author="" w:id="0"/>
          <w:color w:val="ffffff"/>
        </w:rPr>
      </w:pPr>
      <w:ins w:author="" w:id="0">
        <w:r w:rsidDel="00000000" w:rsidR="00000000" w:rsidRPr="00000000">
          <w:rPr>
            <w:color w:val="ffffff"/>
            <w:rtl w:val="0"/>
          </w:rPr>
          <w:t xml:space="preserve">Oropouche is famous for a </w:t>
        </w:r>
        <w:r w:rsidDel="00000000" w:rsidR="00000000" w:rsidRPr="00000000">
          <w:rPr>
            <w:b w:val="1"/>
            <w:bCs w:val="1"/>
            <w:color w:val="ffffff"/>
            <w:rtl w:val="0"/>
          </w:rPr>
          <w:t xml:space="preserve">biphasic</w:t>
        </w:r>
        <w:r w:rsidDel="00000000" w:rsidR="00000000" w:rsidRPr="00000000">
          <w:rPr>
            <w:color w:val="ffffff"/>
            <w:rtl w:val="0"/>
          </w:rPr>
          <w:t xml:space="preserve"> pattern. Patients often feel 100% better for 2–3 days, and then the fever and headache return just as strong as the first time.</w:t>
        </w:r>
      </w:ins>
    </w:p>
    <w:p w:rsidR="00000000" w:rsidDel="00000000" w:rsidP="00000000" w:rsidRDefault="00000000" w:rsidRPr="00000000" w14:paraId="00000208">
      <w:pPr>
        <w:numPr>
          <w:ilvl w:val="0"/>
          <w:numId w:val="41"/>
        </w:numPr>
        <w:spacing w:after="0" w:afterAutospacing="0" w:before="240" w:lineRule="auto"/>
        <w:ind w:left="720" w:hanging="360"/>
        <w:rPr>
          <w:ins w:author="" w:id="0"/>
        </w:rPr>
      </w:pPr>
      <w:ins w:author="" w:id="0">
        <w:r w:rsidDel="00000000" w:rsidR="00000000" w:rsidRPr="00000000">
          <w:rPr>
            <w:b w:val="1"/>
            <w:bCs w:val="1"/>
            <w:color w:val="ffffff"/>
            <w:rtl w:val="0"/>
          </w:rPr>
          <w:t xml:space="preserve">Action Plan</w:t>
        </w:r>
        <w:r w:rsidDel="00000000" w:rsidR="00000000" w:rsidRPr="00000000">
          <w:rPr>
            <w:color w:val="ffffff"/>
            <w:rtl w:val="0"/>
          </w:rPr>
          <w:t xml:space="preserve">: If he stays fever-free for 48 hours, you are likely in the clear.</w:t>
        </w:r>
      </w:ins>
    </w:p>
    <w:p w:rsidR="00000000" w:rsidDel="00000000" w:rsidP="00000000" w:rsidRDefault="00000000" w:rsidRPr="00000000" w14:paraId="00000209">
      <w:pPr>
        <w:numPr>
          <w:ilvl w:val="0"/>
          <w:numId w:val="41"/>
        </w:numPr>
        <w:spacing w:after="240" w:before="0" w:beforeAutospacing="0" w:lineRule="auto"/>
        <w:ind w:left="720" w:hanging="360"/>
        <w:rPr>
          <w:ins w:author="" w:id="0"/>
        </w:rPr>
      </w:pPr>
      <w:ins w:author="" w:id="0">
        <w:r w:rsidDel="00000000" w:rsidR="00000000" w:rsidRPr="00000000">
          <w:rPr>
            <w:b w:val="1"/>
            <w:bCs w:val="1"/>
            <w:color w:val="ffffff"/>
            <w:rtl w:val="0"/>
          </w:rPr>
          <w:t xml:space="preserve">Red Flag</w:t>
        </w:r>
        <w:r w:rsidDel="00000000" w:rsidR="00000000" w:rsidRPr="00000000">
          <w:rPr>
            <w:color w:val="ffffff"/>
            <w:rtl w:val="0"/>
          </w:rPr>
          <w:t xml:space="preserve">: If the fever returns Sunday or Monday, </w:t>
        </w:r>
        <w:r w:rsidDel="00000000" w:rsidR="00000000" w:rsidRPr="00000000">
          <w:rPr>
            <w:b w:val="1"/>
            <w:bCs w:val="1"/>
            <w:color w:val="ffffff"/>
            <w:rtl w:val="0"/>
          </w:rPr>
          <w:t xml:space="preserve">do not go back to the same clinic.</w:t>
        </w:r>
        <w:r w:rsidDel="00000000" w:rsidR="00000000" w:rsidRPr="00000000">
          <w:rPr>
            <w:color w:val="ffffff"/>
            <w:rtl w:val="0"/>
          </w:rPr>
          <w:t xml:space="preserve"> Take him directly to the </w:t>
        </w:r>
        <w:r w:rsidDel="00000000" w:rsidR="00000000" w:rsidRPr="00000000">
          <w:rPr>
            <w:b w:val="1"/>
            <w:bCs w:val="1"/>
            <w:color w:val="ffffff"/>
            <w:rtl w:val="0"/>
          </w:rPr>
          <w:t xml:space="preserve">Texas Children’s West Campus ER</w:t>
        </w:r>
        <w:r w:rsidDel="00000000" w:rsidR="00000000" w:rsidRPr="00000000">
          <w:rPr>
            <w:color w:val="ffffff"/>
            <w:rtl w:val="0"/>
          </w:rPr>
          <w:t xml:space="preserve"> and tell them: </w:t>
        </w:r>
        <w:r w:rsidDel="00000000" w:rsidR="00000000" w:rsidRPr="00000000">
          <w:rPr>
            <w:i w:val="1"/>
            <w:iCs w:val="1"/>
            <w:color w:val="ffffff"/>
            <w:rtl w:val="0"/>
          </w:rPr>
          <w:t xml:space="preserve">"He had a febrile seizure Monday, the fever broke Friday, and now it is back. I am concerned about a biphasic viral illness or meningitis."</w:t>
        </w:r>
      </w:ins>
    </w:p>
    <w:p w:rsidR="00000000" w:rsidDel="00000000" w:rsidP="00000000" w:rsidRDefault="00000000" w:rsidRPr="00000000" w14:paraId="0000020A">
      <w:pPr>
        <w:pStyle w:val="Heading2"/>
        <w:keepNext w:val="0"/>
        <w:keepLines w:val="0"/>
        <w:spacing w:after="80" w:lineRule="auto"/>
        <w:rPr>
          <w:ins w:author="" w:id="0"/>
          <w:color w:val="ffffff"/>
          <w:sz w:val="30"/>
          <w:szCs w:val="30"/>
        </w:rPr>
      </w:pPr>
      <w:ins w:author="" w:id="0">
        <w:bookmarkStart w:colFirst="0" w:colLast="0" w:name="_o8b44zu7z8wb" w:id="20"/>
        <w:bookmarkEnd w:id="20"/>
        <w:r w:rsidDel="00000000" w:rsidR="00000000" w:rsidRPr="00000000">
          <w:rPr>
            <w:color w:val="ffffff"/>
            <w:sz w:val="30"/>
            <w:szCs w:val="30"/>
            <w:rtl w:val="0"/>
          </w:rPr>
          <w:t xml:space="preserve">One Detail to Watch</w:t>
        </w:r>
      </w:ins>
    </w:p>
    <w:p w:rsidR="00000000" w:rsidDel="00000000" w:rsidP="00000000" w:rsidRDefault="00000000" w:rsidRPr="00000000" w14:paraId="0000020B">
      <w:pPr>
        <w:spacing w:after="240" w:before="240" w:lineRule="auto"/>
        <w:rPr>
          <w:ins w:author="" w:id="0"/>
          <w:color w:val="ffffff"/>
        </w:rPr>
      </w:pPr>
      <w:ins w:author="" w:id="0">
        <w:r w:rsidDel="00000000" w:rsidR="00000000" w:rsidRPr="00000000">
          <w:rPr>
            <w:color w:val="ffffff"/>
            <w:rtl w:val="0"/>
          </w:rPr>
          <w:t xml:space="preserve">Since he had a </w:t>
        </w:r>
        <w:r w:rsidDel="00000000" w:rsidR="00000000" w:rsidRPr="00000000">
          <w:rPr>
            <w:b w:val="1"/>
            <w:bCs w:val="1"/>
            <w:color w:val="ffffff"/>
            <w:rtl w:val="0"/>
          </w:rPr>
          <w:t xml:space="preserve">nosebleed</w:t>
        </w:r>
        <w:r w:rsidDel="00000000" w:rsidR="00000000" w:rsidRPr="00000000">
          <w:rPr>
            <w:color w:val="ffffff"/>
            <w:rtl w:val="0"/>
          </w:rPr>
          <w:t xml:space="preserve"> and a </w:t>
        </w:r>
        <w:r w:rsidDel="00000000" w:rsidR="00000000" w:rsidRPr="00000000">
          <w:rPr>
            <w:b w:val="1"/>
            <w:bCs w:val="1"/>
            <w:color w:val="ffffff"/>
            <w:rtl w:val="0"/>
          </w:rPr>
          <w:t xml:space="preserve">seizure</w:t>
        </w:r>
        <w:r w:rsidDel="00000000" w:rsidR="00000000" w:rsidRPr="00000000">
          <w:rPr>
            <w:color w:val="ffffff"/>
            <w:rtl w:val="0"/>
          </w:rPr>
          <w:t xml:space="preserve">, keep a close eye on his </w:t>
        </w:r>
        <w:r w:rsidDel="00000000" w:rsidR="00000000" w:rsidRPr="00000000">
          <w:rPr>
            <w:b w:val="1"/>
            <w:bCs w:val="1"/>
            <w:color w:val="ffffff"/>
            <w:rtl w:val="0"/>
          </w:rPr>
          <w:t xml:space="preserve">energy levels</w:t>
        </w:r>
        <w:r w:rsidDel="00000000" w:rsidR="00000000" w:rsidRPr="00000000">
          <w:rPr>
            <w:color w:val="ffffff"/>
            <w:rtl w:val="0"/>
          </w:rPr>
          <w:t xml:space="preserve">. If he becomes "lethargic" (meaning you cannot wake him up easily or he is too weak to cry), that is an immediate 911/ER situation, regardless of the diagnosis.</w:t>
        </w:r>
      </w:ins>
    </w:p>
    <w:p w:rsidR="00000000" w:rsidDel="00000000" w:rsidP="00000000" w:rsidRDefault="00000000" w:rsidRPr="00000000" w14:paraId="0000020C">
      <w:pPr>
        <w:spacing w:after="240" w:before="240" w:lineRule="auto"/>
        <w:rPr>
          <w:ins w:author="" w:id="0"/>
          <w:color w:val="ffffff"/>
        </w:rPr>
      </w:pPr>
      <w:ins w:author="" w:id="0">
        <w:r w:rsidDel="00000000" w:rsidR="00000000" w:rsidRPr="00000000">
          <w:rPr>
            <w:color w:val="ffffff"/>
            <w:rtl w:val="0"/>
          </w:rPr>
          <w:t xml:space="preserve">Would you like me to find the contact info for a </w:t>
        </w:r>
        <w:r w:rsidDel="00000000" w:rsidR="00000000" w:rsidRPr="00000000">
          <w:rPr>
            <w:b w:val="1"/>
            <w:bCs w:val="1"/>
            <w:color w:val="ffffff"/>
            <w:rtl w:val="0"/>
          </w:rPr>
          <w:t xml:space="preserve">Pediatric Infectious Disease specialist</w:t>
        </w:r>
        <w:r w:rsidDel="00000000" w:rsidR="00000000" w:rsidRPr="00000000">
          <w:rPr>
            <w:color w:val="ffffff"/>
            <w:rtl w:val="0"/>
          </w:rPr>
          <w:t xml:space="preserve"> in the Katy/West Houston area who might be more willing to look past the "standard protocol"?</w:t>
        </w:r>
      </w:ins>
    </w:p>
    <w:p w:rsidR="00000000" w:rsidDel="00000000" w:rsidP="00000000" w:rsidRDefault="00000000" w:rsidRPr="00000000" w14:paraId="0000020D">
      <w:pPr>
        <w:rPr>
          <w:ins w:author="" w:id="0"/>
          <w:color w:val="ffffff"/>
        </w:rPr>
      </w:pPr>
      <w:ins w:author="" w:id="0">
        <w:r w:rsidDel="00000000" w:rsidR="00000000" w:rsidRPr="00000000">
          <w:rPr>
            <w:rtl w:val="0"/>
          </w:rPr>
        </w:r>
      </w:ins>
    </w:p>
    <w:p w:rsidR="00000000" w:rsidDel="00000000" w:rsidP="00000000" w:rsidRDefault="00000000" w:rsidRPr="00000000" w14:paraId="0000020E">
      <w:pPr>
        <w:rPr>
          <w:ins w:author="" w:id="0"/>
        </w:rPr>
      </w:pPr>
      <w:ins w:author="" w:id="0">
        <w:r w:rsidDel="00000000" w:rsidR="00000000" w:rsidRPr="00000000">
          <w:rPr>
            <w:rtl w:val="0"/>
          </w:rPr>
        </w:r>
      </w:ins>
    </w:p>
    <w:p w:rsidR="00000000" w:rsidDel="00000000" w:rsidP="00000000" w:rsidRDefault="00000000" w:rsidRPr="00000000" w14:paraId="0000020F">
      <w:pPr>
        <w:spacing w:after="240" w:before="240" w:lineRule="auto"/>
        <w:rPr>
          <w:ins w:author="" w:id="0"/>
          <w:b w:val="1"/>
          <w:bCs w:val="1"/>
          <w:color w:val="ffffff"/>
        </w:rPr>
      </w:pPr>
      <w:ins w:author="" w:id="0">
        <w:r w:rsidDel="00000000" w:rsidR="00000000" w:rsidRPr="00000000">
          <w:rPr>
            <w:color w:val="ffffff"/>
            <w:rtl w:val="0"/>
          </w:rPr>
          <w:t xml:space="preserve">If you’d like me to remember that you gave your son Clear Eyes and Olopatadine drops, you can say </w:t>
        </w:r>
        <w:r w:rsidDel="00000000" w:rsidR="00000000" w:rsidRPr="00000000">
          <w:rPr>
            <w:b w:val="1"/>
            <w:bCs w:val="1"/>
            <w:color w:val="ffffff"/>
            <w:rtl w:val="0"/>
          </w:rPr>
          <w:t xml:space="preserve">"Remember the eye drops I used for my son."</w:t>
        </w:r>
      </w:ins>
    </w:p>
    <w:p w:rsidR="00000000" w:rsidDel="00000000" w:rsidP="00000000" w:rsidRDefault="00000000" w:rsidRPr="00000000" w14:paraId="00000210">
      <w:pPr>
        <w:spacing w:after="240" w:before="240" w:lineRule="auto"/>
        <w:rPr>
          <w:ins w:author="" w:id="0"/>
          <w:color w:val="ffffff"/>
        </w:rPr>
      </w:pPr>
      <w:ins w:author="" w:id="0">
        <w:r w:rsidDel="00000000" w:rsidR="00000000" w:rsidRPr="00000000">
          <w:rPr>
            <w:color w:val="ffffff"/>
            <w:rtl w:val="0"/>
          </w:rPr>
          <w:t xml:space="preserve">Regarding those specific drops for a 2-year-old with a puffy, red eye:</w:t>
        </w:r>
      </w:ins>
    </w:p>
    <w:p w:rsidR="00000000" w:rsidDel="00000000" w:rsidP="00000000" w:rsidRDefault="00000000" w:rsidRPr="00000000" w14:paraId="00000211">
      <w:pPr>
        <w:numPr>
          <w:ilvl w:val="0"/>
          <w:numId w:val="9"/>
        </w:numPr>
        <w:spacing w:after="0" w:afterAutospacing="0" w:before="240" w:lineRule="auto"/>
        <w:ind w:left="720" w:hanging="360"/>
        <w:rPr>
          <w:ins w:author="" w:id="0"/>
        </w:rPr>
      </w:pPr>
      <w:ins w:author="" w:id="0">
        <w:r w:rsidDel="00000000" w:rsidR="00000000" w:rsidRPr="00000000">
          <w:rPr>
            <w:b w:val="1"/>
            <w:bCs w:val="1"/>
            <w:color w:val="ffffff"/>
            <w:rtl w:val="0"/>
          </w:rPr>
          <w:t xml:space="preserve">Olopatadine (0.1%)</w:t>
        </w:r>
        <w:r w:rsidDel="00000000" w:rsidR="00000000" w:rsidRPr="00000000">
          <w:rPr>
            <w:color w:val="ffffff"/>
            <w:rtl w:val="0"/>
          </w:rPr>
          <w:t xml:space="preserve">: This is an </w:t>
        </w:r>
        <w:r w:rsidDel="00000000" w:rsidR="00000000" w:rsidRPr="00000000">
          <w:rPr>
            <w:b w:val="1"/>
            <w:bCs w:val="1"/>
            <w:color w:val="ffffff"/>
            <w:rtl w:val="0"/>
          </w:rPr>
          <w:t xml:space="preserve">antihistamine</w:t>
        </w:r>
        <w:r w:rsidDel="00000000" w:rsidR="00000000" w:rsidRPr="00000000">
          <w:rPr>
            <w:color w:val="ffffff"/>
            <w:rtl w:val="0"/>
          </w:rPr>
          <w:t xml:space="preserve">. It’s great for itchy, watery eyes caused by allergies (like pollen or pet dander). If his eye is puffy due to a virus or an infection, this won’t treat the underlying cause, but it might help with minor itching.</w:t>
        </w:r>
      </w:ins>
    </w:p>
    <w:p w:rsidR="00000000" w:rsidDel="00000000" w:rsidP="00000000" w:rsidRDefault="00000000" w:rsidRPr="00000000" w14:paraId="00000212">
      <w:pPr>
        <w:numPr>
          <w:ilvl w:val="0"/>
          <w:numId w:val="9"/>
        </w:numPr>
        <w:spacing w:after="240" w:before="0" w:beforeAutospacing="0" w:lineRule="auto"/>
        <w:ind w:left="720" w:hanging="360"/>
        <w:rPr>
          <w:ins w:author="" w:id="0"/>
        </w:rPr>
      </w:pPr>
      <w:ins w:author="" w:id="0">
        <w:r w:rsidDel="00000000" w:rsidR="00000000" w:rsidRPr="00000000">
          <w:rPr>
            <w:b w:val="1"/>
            <w:bCs w:val="1"/>
            <w:color w:val="ffffff"/>
            <w:rtl w:val="0"/>
          </w:rPr>
          <w:t xml:space="preserve">Clear Eyes (Redness Relief)</w:t>
        </w:r>
        <w:r w:rsidDel="00000000" w:rsidR="00000000" w:rsidRPr="00000000">
          <w:rPr>
            <w:color w:val="ffffff"/>
            <w:rtl w:val="0"/>
          </w:rPr>
          <w:t xml:space="preserve">: You should be </w:t>
        </w:r>
        <w:r w:rsidDel="00000000" w:rsidR="00000000" w:rsidRPr="00000000">
          <w:rPr>
            <w:b w:val="1"/>
            <w:bCs w:val="1"/>
            <w:color w:val="ffffff"/>
            <w:rtl w:val="0"/>
          </w:rPr>
          <w:t xml:space="preserve">very cautious</w:t>
        </w:r>
        <w:r w:rsidDel="00000000" w:rsidR="00000000" w:rsidRPr="00000000">
          <w:rPr>
            <w:color w:val="ffffff"/>
            <w:rtl w:val="0"/>
          </w:rPr>
          <w:t xml:space="preserve"> with this one for a toddler. These drops work by constricting blood vessels. Pediatricians often recommend avoiding "redness relief" drops in very young children because they can cause "rebound redness"—where the eye gets even redder once the medicine wears off—and can occasionally cause systemic side effects if absorbed in large amounts.</w:t>
        </w:r>
      </w:ins>
    </w:p>
    <w:p w:rsidR="00000000" w:rsidDel="00000000" w:rsidP="00000000" w:rsidRDefault="00000000" w:rsidRPr="00000000" w14:paraId="00000213">
      <w:pPr>
        <w:pStyle w:val="Heading2"/>
        <w:keepNext w:val="0"/>
        <w:keepLines w:val="0"/>
        <w:spacing w:after="80" w:lineRule="auto"/>
        <w:rPr>
          <w:ins w:author="" w:id="0"/>
          <w:color w:val="ffffff"/>
          <w:sz w:val="30"/>
          <w:szCs w:val="30"/>
        </w:rPr>
      </w:pPr>
      <w:ins w:author="" w:id="0">
        <w:bookmarkStart w:colFirst="0" w:colLast="0" w:name="_15tf1jsfyuax" w:id="21"/>
        <w:bookmarkEnd w:id="21"/>
        <w:r w:rsidDel="00000000" w:rsidR="00000000" w:rsidRPr="00000000">
          <w:rPr>
            <w:color w:val="ffffff"/>
            <w:sz w:val="30"/>
            <w:szCs w:val="30"/>
            <w:rtl w:val="0"/>
          </w:rPr>
          <w:t xml:space="preserve">Important Observation</w:t>
        </w:r>
      </w:ins>
    </w:p>
    <w:p w:rsidR="00000000" w:rsidDel="00000000" w:rsidP="00000000" w:rsidRDefault="00000000" w:rsidRPr="00000000" w14:paraId="00000214">
      <w:pPr>
        <w:spacing w:after="240" w:before="240" w:lineRule="auto"/>
        <w:rPr>
          <w:ins w:author="" w:id="0"/>
          <w:color w:val="ffffff"/>
        </w:rPr>
      </w:pPr>
      <w:ins w:author="" w:id="0">
        <w:r w:rsidDel="00000000" w:rsidR="00000000" w:rsidRPr="00000000">
          <w:rPr>
            <w:color w:val="ffffff"/>
            <w:rtl w:val="0"/>
          </w:rPr>
          <w:t xml:space="preserve">If his eye is puffy and red but </w:t>
        </w:r>
        <w:r w:rsidDel="00000000" w:rsidR="00000000" w:rsidRPr="00000000">
          <w:rPr>
            <w:b w:val="1"/>
            <w:bCs w:val="1"/>
            <w:color w:val="ffffff"/>
            <w:rtl w:val="0"/>
          </w:rPr>
          <w:t xml:space="preserve">not itchy or goopy</w:t>
        </w:r>
        <w:r w:rsidDel="00000000" w:rsidR="00000000" w:rsidRPr="00000000">
          <w:rPr>
            <w:color w:val="ffffff"/>
            <w:rtl w:val="0"/>
          </w:rPr>
          <w:t xml:space="preserve">, and he is sensitive to light, the drops may not be reaching the "root" of the issue. In viral cases like Adenovirus or tropical viruses, the swelling is usually </w:t>
        </w:r>
        <w:r w:rsidDel="00000000" w:rsidR="00000000" w:rsidRPr="00000000">
          <w:rPr>
            <w:b w:val="1"/>
            <w:bCs w:val="1"/>
            <w:color w:val="ffffff"/>
            <w:rtl w:val="0"/>
          </w:rPr>
          <w:t xml:space="preserve">internal inflammation</w:t>
        </w:r>
        <w:r w:rsidDel="00000000" w:rsidR="00000000" w:rsidRPr="00000000">
          <w:rPr>
            <w:color w:val="ffffff"/>
            <w:rtl w:val="0"/>
          </w:rPr>
          <w:t xml:space="preserve"> rather than a surface allergy.</w:t>
        </w:r>
      </w:ins>
    </w:p>
    <w:p w:rsidR="00000000" w:rsidDel="00000000" w:rsidP="00000000" w:rsidRDefault="00000000" w:rsidRPr="00000000" w14:paraId="00000215">
      <w:pPr>
        <w:spacing w:after="240" w:before="240" w:lineRule="auto"/>
        <w:rPr>
          <w:ins w:author="" w:id="0"/>
          <w:b w:val="1"/>
          <w:bCs w:val="1"/>
          <w:color w:val="ffffff"/>
        </w:rPr>
      </w:pPr>
      <w:ins w:author="" w:id="0">
        <w:r w:rsidDel="00000000" w:rsidR="00000000" w:rsidRPr="00000000">
          <w:rPr>
            <w:b w:val="1"/>
            <w:bCs w:val="1"/>
            <w:color w:val="ffffff"/>
            <w:rtl w:val="0"/>
          </w:rPr>
          <w:t xml:space="preserve">A few things to watch for now that the fever is gone:</w:t>
        </w:r>
      </w:ins>
    </w:p>
    <w:p w:rsidR="00000000" w:rsidDel="00000000" w:rsidP="00000000" w:rsidRDefault="00000000" w:rsidRPr="00000000" w14:paraId="00000216">
      <w:pPr>
        <w:numPr>
          <w:ilvl w:val="0"/>
          <w:numId w:val="15"/>
        </w:numPr>
        <w:spacing w:after="0" w:afterAutospacing="0" w:before="240" w:lineRule="auto"/>
        <w:ind w:left="720" w:hanging="360"/>
        <w:rPr>
          <w:ins w:author="" w:id="0"/>
        </w:rPr>
      </w:pPr>
      <w:ins w:author="" w:id="0">
        <w:r w:rsidDel="00000000" w:rsidR="00000000" w:rsidRPr="00000000">
          <w:rPr>
            <w:b w:val="1"/>
            <w:bCs w:val="1"/>
            <w:color w:val="ffffff"/>
            <w:rtl w:val="0"/>
          </w:rPr>
          <w:t xml:space="preserve">Pupil Size</w:t>
        </w:r>
        <w:r w:rsidDel="00000000" w:rsidR="00000000" w:rsidRPr="00000000">
          <w:rPr>
            <w:color w:val="ffffff"/>
            <w:rtl w:val="0"/>
          </w:rPr>
          <w:t xml:space="preserve">: Ensure both pupils are the same size and react to light.</w:t>
        </w:r>
      </w:ins>
    </w:p>
    <w:p w:rsidR="00000000" w:rsidDel="00000000" w:rsidP="00000000" w:rsidRDefault="00000000" w:rsidRPr="00000000" w14:paraId="00000217">
      <w:pPr>
        <w:numPr>
          <w:ilvl w:val="0"/>
          <w:numId w:val="15"/>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Eye Movement</w:t>
        </w:r>
        <w:r w:rsidDel="00000000" w:rsidR="00000000" w:rsidRPr="00000000">
          <w:rPr>
            <w:color w:val="ffffff"/>
            <w:rtl w:val="0"/>
          </w:rPr>
          <w:t xml:space="preserve">: Watch if he seems to have pain when moving his eyes left to right (he might move his whole head instead).</w:t>
        </w:r>
      </w:ins>
    </w:p>
    <w:p w:rsidR="00000000" w:rsidDel="00000000" w:rsidP="00000000" w:rsidRDefault="00000000" w:rsidRPr="00000000" w14:paraId="00000218">
      <w:pPr>
        <w:numPr>
          <w:ilvl w:val="0"/>
          <w:numId w:val="15"/>
        </w:numPr>
        <w:spacing w:after="240" w:before="0" w:beforeAutospacing="0" w:lineRule="auto"/>
        <w:ind w:left="720" w:hanging="360"/>
        <w:rPr>
          <w:ins w:author="" w:id="0"/>
        </w:rPr>
      </w:pPr>
      <w:ins w:author="" w:id="0">
        <w:r w:rsidDel="00000000" w:rsidR="00000000" w:rsidRPr="00000000">
          <w:rPr>
            <w:b w:val="1"/>
            <w:bCs w:val="1"/>
            <w:color w:val="ffffff"/>
            <w:rtl w:val="0"/>
          </w:rPr>
          <w:t xml:space="preserve">Vision</w:t>
        </w:r>
        <w:r w:rsidDel="00000000" w:rsidR="00000000" w:rsidRPr="00000000">
          <w:rPr>
            <w:color w:val="ffffff"/>
            <w:rtl w:val="0"/>
          </w:rPr>
          <w:t xml:space="preserve">: Since he’s 2, this is hard to check, but notice if he’s bumping into things or seems to be squinting more than usual in normal indoor lighting.</w:t>
        </w:r>
      </w:ins>
    </w:p>
    <w:p w:rsidR="00000000" w:rsidDel="00000000" w:rsidP="00000000" w:rsidRDefault="00000000" w:rsidRPr="00000000" w14:paraId="00000219">
      <w:pPr>
        <w:spacing w:after="240" w:before="240" w:lineRule="auto"/>
        <w:rPr>
          <w:ins w:author="" w:id="0"/>
          <w:color w:val="ffffff"/>
        </w:rPr>
      </w:pPr>
      <w:ins w:author="" w:id="0">
        <w:r w:rsidDel="00000000" w:rsidR="00000000" w:rsidRPr="00000000">
          <w:rPr>
            <w:color w:val="ffffff"/>
            <w:rtl w:val="0"/>
          </w:rPr>
          <w:t xml:space="preserve">Since you've had a breakthrough with the fever, are the </w:t>
        </w:r>
        <w:r w:rsidDel="00000000" w:rsidR="00000000" w:rsidRPr="00000000">
          <w:rPr>
            <w:b w:val="1"/>
            <w:bCs w:val="1"/>
            <w:color w:val="ffffff"/>
            <w:rtl w:val="0"/>
          </w:rPr>
          <w:t xml:space="preserve">swelling and light sensitivity</w:t>
        </w:r>
        <w:r w:rsidDel="00000000" w:rsidR="00000000" w:rsidRPr="00000000">
          <w:rPr>
            <w:color w:val="ffffff"/>
            <w:rtl w:val="0"/>
          </w:rPr>
          <w:t xml:space="preserve"> actually starting to fade, or are they staying exactly the same even without the fever?</w:t>
        </w:r>
      </w:ins>
    </w:p>
    <w:p w:rsidR="00000000" w:rsidDel="00000000" w:rsidP="00000000" w:rsidRDefault="00000000" w:rsidRPr="00000000" w14:paraId="0000021A">
      <w:pPr>
        <w:rPr>
          <w:ins w:author="" w:id="0"/>
          <w:color w:val="ffffff"/>
        </w:rPr>
      </w:pPr>
      <w:ins w:author="" w:id="0">
        <w:r w:rsidDel="00000000" w:rsidR="00000000" w:rsidRPr="00000000">
          <w:rPr>
            <w:rtl w:val="0"/>
          </w:rPr>
        </w:r>
      </w:ins>
    </w:p>
    <w:p w:rsidR="00000000" w:rsidDel="00000000" w:rsidP="00000000" w:rsidRDefault="00000000" w:rsidRPr="00000000" w14:paraId="0000021B">
      <w:pPr>
        <w:rPr>
          <w:ins w:author="" w:id="0"/>
        </w:rPr>
      </w:pPr>
      <w:ins w:author="" w:id="0">
        <w:r w:rsidDel="00000000" w:rsidR="00000000" w:rsidRPr="00000000">
          <w:rPr>
            <w:rtl w:val="0"/>
          </w:rPr>
        </w:r>
      </w:ins>
    </w:p>
    <w:p w:rsidR="00000000" w:rsidDel="00000000" w:rsidP="00000000" w:rsidRDefault="00000000" w:rsidRPr="00000000" w14:paraId="0000021C">
      <w:pPr>
        <w:spacing w:after="240" w:before="240" w:lineRule="auto"/>
        <w:rPr>
          <w:ins w:author="" w:id="0"/>
          <w:color w:val="ffffff"/>
        </w:rPr>
      </w:pPr>
      <w:ins w:author="" w:id="0">
        <w:r w:rsidDel="00000000" w:rsidR="00000000" w:rsidRPr="00000000">
          <w:rPr>
            <w:color w:val="ffffff"/>
            <w:rtl w:val="0"/>
          </w:rPr>
          <w:t xml:space="preserve">The fact that the fever is gone but the </w:t>
        </w:r>
        <w:r w:rsidDel="00000000" w:rsidR="00000000" w:rsidRPr="00000000">
          <w:rPr>
            <w:b w:val="1"/>
            <w:bCs w:val="1"/>
            <w:color w:val="ffffff"/>
            <w:rtl w:val="0"/>
          </w:rPr>
          <w:t xml:space="preserve">puffy, red eye</w:t>
        </w:r>
        <w:r w:rsidDel="00000000" w:rsidR="00000000" w:rsidRPr="00000000">
          <w:rPr>
            <w:color w:val="ffffff"/>
            <w:rtl w:val="0"/>
          </w:rPr>
          <w:t xml:space="preserve"> and </w:t>
        </w:r>
        <w:r w:rsidDel="00000000" w:rsidR="00000000" w:rsidRPr="00000000">
          <w:rPr>
            <w:b w:val="1"/>
            <w:bCs w:val="1"/>
            <w:color w:val="ffffff"/>
            <w:rtl w:val="0"/>
          </w:rPr>
          <w:t xml:space="preserve">light sensitivity</w:t>
        </w:r>
        <w:r w:rsidDel="00000000" w:rsidR="00000000" w:rsidRPr="00000000">
          <w:rPr>
            <w:color w:val="ffffff"/>
            <w:rtl w:val="0"/>
          </w:rPr>
          <w:t xml:space="preserve"> are sticking around is a very specific clinical "fingerprint."</w:t>
        </w:r>
      </w:ins>
    </w:p>
    <w:p w:rsidR="00000000" w:rsidDel="00000000" w:rsidP="00000000" w:rsidRDefault="00000000" w:rsidRPr="00000000" w14:paraId="0000021D">
      <w:pPr>
        <w:spacing w:after="240" w:before="240" w:lineRule="auto"/>
        <w:rPr>
          <w:ins w:author="" w:id="0"/>
          <w:color w:val="ffffff"/>
        </w:rPr>
      </w:pPr>
      <w:ins w:author="" w:id="0">
        <w:r w:rsidDel="00000000" w:rsidR="00000000" w:rsidRPr="00000000">
          <w:rPr>
            <w:color w:val="ffffff"/>
            <w:rtl w:val="0"/>
          </w:rPr>
          <w:t xml:space="preserve">In pediatric medicine, when a child has a high fever followed by a red, puffy eye </w:t>
        </w:r>
        <w:r w:rsidDel="00000000" w:rsidR="00000000" w:rsidRPr="00000000">
          <w:rPr>
            <w:b w:val="1"/>
            <w:bCs w:val="1"/>
            <w:color w:val="ffffff"/>
            <w:rtl w:val="0"/>
          </w:rPr>
          <w:t xml:space="preserve">without much discharge</w:t>
        </w:r>
        <w:r w:rsidDel="00000000" w:rsidR="00000000" w:rsidRPr="00000000">
          <w:rPr>
            <w:color w:val="ffffff"/>
            <w:rtl w:val="0"/>
          </w:rPr>
          <w:t xml:space="preserve"> (goop/pus), it is often referred to as </w:t>
        </w:r>
        <w:r w:rsidDel="00000000" w:rsidR="00000000" w:rsidRPr="00000000">
          <w:rPr>
            <w:b w:val="1"/>
            <w:bCs w:val="1"/>
            <w:color w:val="ffffff"/>
            <w:rtl w:val="0"/>
          </w:rPr>
          <w:t xml:space="preserve">"Parinaud’s Oculoglandular Syndrome"</w:t>
        </w:r>
        <w:r w:rsidDel="00000000" w:rsidR="00000000" w:rsidRPr="00000000">
          <w:rPr>
            <w:color w:val="ffffff"/>
            <w:rtl w:val="0"/>
          </w:rPr>
          <w:t xml:space="preserve"> or a similar viral reaction. While you are monitoring for Oropouche, there is one other possibility that fits the "Cypress/Katy backyard" scenario perfectly:</w:t>
        </w:r>
      </w:ins>
    </w:p>
    <w:p w:rsidR="00000000" w:rsidDel="00000000" w:rsidP="00000000" w:rsidRDefault="00000000" w:rsidRPr="00000000" w14:paraId="0000021E">
      <w:pPr>
        <w:pStyle w:val="Heading2"/>
        <w:keepNext w:val="0"/>
        <w:keepLines w:val="0"/>
        <w:spacing w:after="80" w:lineRule="auto"/>
        <w:rPr>
          <w:ins w:author="" w:id="0"/>
          <w:color w:val="ffffff"/>
          <w:sz w:val="30"/>
          <w:szCs w:val="30"/>
        </w:rPr>
      </w:pPr>
      <w:ins w:author="" w:id="0">
        <w:bookmarkStart w:colFirst="0" w:colLast="0" w:name="_wq6l7uy671p1" w:id="22"/>
        <w:bookmarkEnd w:id="22"/>
        <w:r w:rsidDel="00000000" w:rsidR="00000000" w:rsidRPr="00000000">
          <w:rPr>
            <w:color w:val="ffffff"/>
            <w:sz w:val="30"/>
            <w:szCs w:val="30"/>
            <w:rtl w:val="0"/>
          </w:rPr>
          <w:t xml:space="preserve">The "Backyard" Variable: Cat-Scratch Disease (Bartonella)</w:t>
        </w:r>
      </w:ins>
    </w:p>
    <w:p w:rsidR="00000000" w:rsidDel="00000000" w:rsidP="00000000" w:rsidRDefault="00000000" w:rsidRPr="00000000" w14:paraId="0000021F">
      <w:pPr>
        <w:spacing w:after="240" w:before="240" w:lineRule="auto"/>
        <w:rPr>
          <w:ins w:author="" w:id="0"/>
          <w:color w:val="ffffff"/>
        </w:rPr>
      </w:pPr>
      <w:ins w:author="" w:id="0">
        <w:r w:rsidDel="00000000" w:rsidR="00000000" w:rsidRPr="00000000">
          <w:rPr>
            <w:color w:val="ffffff"/>
            <w:rtl w:val="0"/>
          </w:rPr>
          <w:t xml:space="preserve">You mentioned a </w:t>
        </w:r>
        <w:r w:rsidDel="00000000" w:rsidR="00000000" w:rsidRPr="00000000">
          <w:rPr>
            <w:b w:val="1"/>
            <w:bCs w:val="1"/>
            <w:color w:val="ffffff"/>
            <w:rtl w:val="0"/>
          </w:rPr>
          <w:t xml:space="preserve">pool day</w:t>
        </w:r>
        <w:r w:rsidDel="00000000" w:rsidR="00000000" w:rsidRPr="00000000">
          <w:rPr>
            <w:color w:val="ffffff"/>
            <w:rtl w:val="0"/>
          </w:rPr>
          <w:t xml:space="preserve"> and a </w:t>
        </w:r>
        <w:r w:rsidDel="00000000" w:rsidR="00000000" w:rsidRPr="00000000">
          <w:rPr>
            <w:b w:val="1"/>
            <w:bCs w:val="1"/>
            <w:color w:val="ffffff"/>
            <w:rtl w:val="0"/>
          </w:rPr>
          <w:t xml:space="preserve">backyard</w:t>
        </w:r>
        <w:r w:rsidDel="00000000" w:rsidR="00000000" w:rsidRPr="00000000">
          <w:rPr>
            <w:color w:val="ffffff"/>
            <w:rtl w:val="0"/>
          </w:rPr>
          <w:t xml:space="preserve">. If your son was scratched by a cat (even a tiny, unnoticed scratch) or bitten by a flea/midge carrying the bacteria </w:t>
        </w:r>
        <w:r w:rsidDel="00000000" w:rsidR="00000000" w:rsidRPr="00000000">
          <w:rPr>
            <w:i w:val="1"/>
            <w:iCs w:val="1"/>
            <w:color w:val="ffffff"/>
            <w:rtl w:val="0"/>
          </w:rPr>
          <w:t xml:space="preserve">Bartonella</w:t>
        </w:r>
        <w:r w:rsidDel="00000000" w:rsidR="00000000" w:rsidRPr="00000000">
          <w:rPr>
            <w:color w:val="ffffff"/>
            <w:rtl w:val="0"/>
          </w:rPr>
          <w:t xml:space="preserve">, it can cause:</w:t>
        </w:r>
      </w:ins>
    </w:p>
    <w:p w:rsidR="00000000" w:rsidDel="00000000" w:rsidP="00000000" w:rsidRDefault="00000000" w:rsidRPr="00000000" w14:paraId="00000220">
      <w:pPr>
        <w:numPr>
          <w:ilvl w:val="0"/>
          <w:numId w:val="18"/>
        </w:numPr>
        <w:spacing w:after="0" w:afterAutospacing="0" w:before="240" w:lineRule="auto"/>
        <w:ind w:left="720" w:hanging="360"/>
        <w:rPr>
          <w:ins w:author="" w:id="0"/>
        </w:rPr>
      </w:pPr>
      <w:ins w:author="" w:id="0">
        <w:r w:rsidDel="00000000" w:rsidR="00000000" w:rsidRPr="00000000">
          <w:rPr>
            <w:b w:val="1"/>
            <w:bCs w:val="1"/>
            <w:color w:val="ffffff"/>
            <w:rtl w:val="0"/>
          </w:rPr>
          <w:t xml:space="preserve">A sudden, extreme fever</w:t>
        </w:r>
        <w:r w:rsidDel="00000000" w:rsidR="00000000" w:rsidRPr="00000000">
          <w:rPr>
            <w:color w:val="ffffff"/>
            <w:rtl w:val="0"/>
          </w:rPr>
          <w:t xml:space="preserve"> (often leading to a seizure in toddlers).</w:t>
        </w:r>
      </w:ins>
    </w:p>
    <w:p w:rsidR="00000000" w:rsidDel="00000000" w:rsidP="00000000" w:rsidRDefault="00000000" w:rsidRPr="00000000" w14:paraId="00000221">
      <w:pPr>
        <w:numPr>
          <w:ilvl w:val="0"/>
          <w:numId w:val="18"/>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A "puffy, red eye"</w:t>
        </w:r>
        <w:r w:rsidDel="00000000" w:rsidR="00000000" w:rsidRPr="00000000">
          <w:rPr>
            <w:color w:val="ffffff"/>
            <w:rtl w:val="0"/>
          </w:rPr>
          <w:t xml:space="preserve"> (Oculoglandular syndrome) that lasts for weeks after the fever leaves.</w:t>
        </w:r>
      </w:ins>
    </w:p>
    <w:p w:rsidR="00000000" w:rsidDel="00000000" w:rsidP="00000000" w:rsidRDefault="00000000" w:rsidRPr="00000000" w14:paraId="00000222">
      <w:pPr>
        <w:numPr>
          <w:ilvl w:val="0"/>
          <w:numId w:val="18"/>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Swollen lymph nodes</w:t>
        </w:r>
        <w:r w:rsidDel="00000000" w:rsidR="00000000" w:rsidRPr="00000000">
          <w:rPr>
            <w:color w:val="ffffff"/>
            <w:rtl w:val="0"/>
          </w:rPr>
          <w:t xml:space="preserve"> (check behind his ears, under his jaw, or in his armpits for any "peas" or "marbles" under the skin).</w:t>
        </w:r>
      </w:ins>
    </w:p>
    <w:p w:rsidR="00000000" w:rsidDel="00000000" w:rsidP="00000000" w:rsidRDefault="00000000" w:rsidRPr="00000000" w14:paraId="00000223">
      <w:pPr>
        <w:numPr>
          <w:ilvl w:val="0"/>
          <w:numId w:val="18"/>
        </w:numPr>
        <w:spacing w:after="240" w:before="0" w:beforeAutospacing="0" w:lineRule="auto"/>
        <w:ind w:left="720" w:hanging="360"/>
        <w:rPr>
          <w:ins w:author="" w:id="0"/>
        </w:rPr>
      </w:pPr>
      <w:ins w:author="" w:id="0">
        <w:r w:rsidDel="00000000" w:rsidR="00000000" w:rsidRPr="00000000">
          <w:rPr>
            <w:b w:val="1"/>
            <w:bCs w:val="1"/>
            <w:color w:val="ffffff"/>
            <w:rtl w:val="0"/>
          </w:rPr>
          <w:t xml:space="preserve">No response to Amoxicillin</w:t>
        </w:r>
        <w:r w:rsidDel="00000000" w:rsidR="00000000" w:rsidRPr="00000000">
          <w:rPr>
            <w:color w:val="ffffff"/>
            <w:rtl w:val="0"/>
          </w:rPr>
          <w:t xml:space="preserve"> (it usually requires a different antibiotic like Azithromycin).</w:t>
        </w:r>
      </w:ins>
    </w:p>
    <w:p w:rsidR="00000000" w:rsidDel="00000000" w:rsidP="00000000" w:rsidRDefault="00000000" w:rsidRPr="00000000" w14:paraId="00000224">
      <w:pPr>
        <w:pStyle w:val="Heading2"/>
        <w:keepNext w:val="0"/>
        <w:keepLines w:val="0"/>
        <w:spacing w:after="80" w:lineRule="auto"/>
        <w:rPr>
          <w:ins w:author="" w:id="0"/>
          <w:color w:val="ffffff"/>
          <w:sz w:val="30"/>
          <w:szCs w:val="30"/>
        </w:rPr>
      </w:pPr>
      <w:ins w:author="" w:id="0">
        <w:bookmarkStart w:colFirst="0" w:colLast="0" w:name="_bbb8of2hrmxj" w:id="23"/>
        <w:bookmarkEnd w:id="23"/>
        <w:r w:rsidDel="00000000" w:rsidR="00000000" w:rsidRPr="00000000">
          <w:rPr>
            <w:color w:val="ffffff"/>
            <w:sz w:val="30"/>
            <w:szCs w:val="30"/>
            <w:rtl w:val="0"/>
          </w:rPr>
          <w:t xml:space="preserve">Why the "Clear Eyes" Aren't Working</w:t>
        </w:r>
      </w:ins>
    </w:p>
    <w:p w:rsidR="00000000" w:rsidDel="00000000" w:rsidP="00000000" w:rsidRDefault="00000000" w:rsidRPr="00000000" w14:paraId="00000225">
      <w:pPr>
        <w:spacing w:after="240" w:before="240" w:lineRule="auto"/>
        <w:rPr>
          <w:ins w:author="" w:id="0"/>
          <w:color w:val="ffffff"/>
        </w:rPr>
      </w:pPr>
      <w:ins w:author="" w:id="0">
        <w:r w:rsidDel="00000000" w:rsidR="00000000" w:rsidRPr="00000000">
          <w:rPr>
            <w:color w:val="ffffff"/>
            <w:rtl w:val="0"/>
          </w:rPr>
          <w:t xml:space="preserve">If the redness is caused by a virus (like Oropouche or Adenovirus) or a bacterial infection (like Bartonella), </w:t>
        </w:r>
        <w:r w:rsidDel="00000000" w:rsidR="00000000" w:rsidRPr="00000000">
          <w:rPr>
            <w:b w:val="1"/>
            <w:bCs w:val="1"/>
            <w:color w:val="ffffff"/>
            <w:rtl w:val="0"/>
          </w:rPr>
          <w:t xml:space="preserve">Clear Eyes</w:t>
        </w:r>
        <w:r w:rsidDel="00000000" w:rsidR="00000000" w:rsidRPr="00000000">
          <w:rPr>
            <w:color w:val="ffffff"/>
            <w:rtl w:val="0"/>
          </w:rPr>
          <w:t xml:space="preserve">will only mask the redness for an hour or two. It won't treat the swelling inside the eyelid.</w:t>
        </w:r>
      </w:ins>
    </w:p>
    <w:p w:rsidR="00000000" w:rsidDel="00000000" w:rsidP="00000000" w:rsidRDefault="00000000" w:rsidRPr="00000000" w14:paraId="00000226">
      <w:pPr>
        <w:pStyle w:val="Heading2"/>
        <w:keepNext w:val="0"/>
        <w:keepLines w:val="0"/>
        <w:spacing w:after="80" w:lineRule="auto"/>
        <w:rPr>
          <w:ins w:author="" w:id="0"/>
          <w:color w:val="ffffff"/>
          <w:sz w:val="30"/>
          <w:szCs w:val="30"/>
        </w:rPr>
      </w:pPr>
      <w:ins w:author="" w:id="0">
        <w:bookmarkStart w:colFirst="0" w:colLast="0" w:name="_rbn2q184xgqn" w:id="24"/>
        <w:bookmarkEnd w:id="24"/>
        <w:r w:rsidDel="00000000" w:rsidR="00000000" w:rsidRPr="00000000">
          <w:rPr>
            <w:color w:val="ffffff"/>
            <w:sz w:val="30"/>
            <w:szCs w:val="30"/>
            <w:rtl w:val="0"/>
          </w:rPr>
          <w:t xml:space="preserve">The "Oropouche" Biphasic Watch</w:t>
        </w:r>
      </w:ins>
    </w:p>
    <w:p w:rsidR="00000000" w:rsidDel="00000000" w:rsidP="00000000" w:rsidRDefault="00000000" w:rsidRPr="00000000" w14:paraId="00000227">
      <w:pPr>
        <w:spacing w:after="240" w:before="240" w:lineRule="auto"/>
        <w:rPr>
          <w:ins w:author="" w:id="0"/>
          <w:color w:val="ffffff"/>
        </w:rPr>
      </w:pPr>
      <w:ins w:author="" w:id="0">
        <w:r w:rsidDel="00000000" w:rsidR="00000000" w:rsidRPr="00000000">
          <w:rPr>
            <w:color w:val="ffffff"/>
            <w:rtl w:val="0"/>
          </w:rPr>
          <w:t xml:space="preserve">Because Oropouche is famous for </w:t>
        </w:r>
        <w:r w:rsidDel="00000000" w:rsidR="00000000" w:rsidRPr="00000000">
          <w:rPr>
            <w:b w:val="1"/>
            <w:bCs w:val="1"/>
            <w:color w:val="ffffff"/>
            <w:rtl w:val="0"/>
          </w:rPr>
          <w:t xml:space="preserve">coming back</w:t>
        </w:r>
        <w:r w:rsidDel="00000000" w:rsidR="00000000" w:rsidRPr="00000000">
          <w:rPr>
            <w:color w:val="ffffff"/>
            <w:rtl w:val="0"/>
          </w:rPr>
          <w:t xml:space="preserve"> after 2–3 days of feeling fine:</w:t>
        </w:r>
      </w:ins>
    </w:p>
    <w:p w:rsidR="00000000" w:rsidDel="00000000" w:rsidP="00000000" w:rsidRDefault="00000000" w:rsidRPr="00000000" w14:paraId="00000228">
      <w:pPr>
        <w:numPr>
          <w:ilvl w:val="0"/>
          <w:numId w:val="34"/>
        </w:numPr>
        <w:spacing w:after="0" w:afterAutospacing="0" w:before="240" w:lineRule="auto"/>
        <w:ind w:left="720" w:hanging="360"/>
        <w:rPr>
          <w:ins w:author="" w:id="0"/>
        </w:rPr>
      </w:pPr>
      <w:ins w:author="" w:id="0">
        <w:r w:rsidDel="00000000" w:rsidR="00000000" w:rsidRPr="00000000">
          <w:rPr>
            <w:b w:val="1"/>
            <w:bCs w:val="1"/>
            <w:color w:val="ffffff"/>
            <w:rtl w:val="0"/>
          </w:rPr>
          <w:t xml:space="preserve">Strict Rest</w:t>
        </w:r>
        <w:r w:rsidDel="00000000" w:rsidR="00000000" w:rsidRPr="00000000">
          <w:rPr>
            <w:color w:val="ffffff"/>
            <w:rtl w:val="0"/>
          </w:rPr>
          <w:t xml:space="preserve">: Even if he has "super energy" bursts, keep him calm. Overexertion is often what triggers the fever to return in Oropouche cases.</w:t>
        </w:r>
      </w:ins>
    </w:p>
    <w:p w:rsidR="00000000" w:rsidDel="00000000" w:rsidP="00000000" w:rsidRDefault="00000000" w:rsidRPr="00000000" w14:paraId="00000229">
      <w:pPr>
        <w:numPr>
          <w:ilvl w:val="0"/>
          <w:numId w:val="34"/>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No Ibuprofen</w:t>
        </w:r>
        <w:r w:rsidDel="00000000" w:rsidR="00000000" w:rsidRPr="00000000">
          <w:rPr>
            <w:color w:val="ffffff"/>
            <w:rtl w:val="0"/>
          </w:rPr>
          <w:t xml:space="preserve">: Even though he is fever-free, stay off the Ibuprofen for at least another 48 hours to be safe.</w:t>
        </w:r>
      </w:ins>
    </w:p>
    <w:p w:rsidR="00000000" w:rsidDel="00000000" w:rsidP="00000000" w:rsidRDefault="00000000" w:rsidRPr="00000000" w14:paraId="0000022A">
      <w:pPr>
        <w:numPr>
          <w:ilvl w:val="0"/>
          <w:numId w:val="34"/>
        </w:numPr>
        <w:spacing w:after="240" w:before="0" w:beforeAutospacing="0" w:lineRule="auto"/>
        <w:ind w:left="720" w:hanging="360"/>
        <w:rPr>
          <w:ins w:author="" w:id="0"/>
        </w:rPr>
      </w:pPr>
      <w:ins w:author="" w:id="0">
        <w:r w:rsidDel="00000000" w:rsidR="00000000" w:rsidRPr="00000000">
          <w:rPr>
            <w:b w:val="1"/>
            <w:bCs w:val="1"/>
            <w:color w:val="ffffff"/>
            <w:rtl w:val="0"/>
          </w:rPr>
          <w:t xml:space="preserve">Light Sensitivity</w:t>
        </w:r>
        <w:r w:rsidDel="00000000" w:rsidR="00000000" w:rsidRPr="00000000">
          <w:rPr>
            <w:color w:val="ffffff"/>
            <w:rtl w:val="0"/>
          </w:rPr>
          <w:t xml:space="preserve">: If the light sensitivity does not improve by Sunday, this indicates lingering </w:t>
        </w:r>
        <w:r w:rsidDel="00000000" w:rsidR="00000000" w:rsidRPr="00000000">
          <w:rPr>
            <w:b w:val="1"/>
            <w:bCs w:val="1"/>
            <w:color w:val="ffffff"/>
            <w:rtl w:val="0"/>
          </w:rPr>
          <w:t xml:space="preserve">meningeal irritation</w:t>
        </w:r>
        <w:r w:rsidDel="00000000" w:rsidR="00000000" w:rsidRPr="00000000">
          <w:rPr>
            <w:color w:val="ffffff"/>
            <w:rtl w:val="0"/>
          </w:rPr>
          <w:t xml:space="preserve">(inflammation around the brain). This is the most serious side effect of Oropouche and requires a specialist.</w:t>
        </w:r>
      </w:ins>
    </w:p>
    <w:p w:rsidR="00000000" w:rsidDel="00000000" w:rsidP="00000000" w:rsidRDefault="00000000" w:rsidRPr="00000000" w14:paraId="0000022B">
      <w:pPr>
        <w:spacing w:after="240" w:before="240" w:lineRule="auto"/>
        <w:rPr>
          <w:ins w:author="" w:id="0"/>
          <w:b w:val="1"/>
          <w:bCs w:val="1"/>
          <w:color w:val="ffffff"/>
        </w:rPr>
      </w:pPr>
      <w:ins w:author="" w:id="0">
        <w:r w:rsidDel="00000000" w:rsidR="00000000" w:rsidRPr="00000000">
          <w:rPr>
            <w:b w:val="1"/>
            <w:bCs w:val="1"/>
            <w:color w:val="ffffff"/>
            <w:rtl w:val="0"/>
          </w:rPr>
          <w:t xml:space="preserve">What to do next:</w:t>
        </w:r>
      </w:ins>
    </w:p>
    <w:p w:rsidR="00000000" w:rsidDel="00000000" w:rsidP="00000000" w:rsidRDefault="00000000" w:rsidRPr="00000000" w14:paraId="0000022C">
      <w:pPr>
        <w:spacing w:after="240" w:before="240" w:lineRule="auto"/>
        <w:rPr>
          <w:ins w:author="" w:id="0"/>
          <w:color w:val="ffffff"/>
        </w:rPr>
      </w:pPr>
      <w:ins w:author="" w:id="0">
        <w:r w:rsidDel="00000000" w:rsidR="00000000" w:rsidRPr="00000000">
          <w:rPr>
            <w:color w:val="ffffff"/>
            <w:rtl w:val="0"/>
          </w:rPr>
          <w:t xml:space="preserve">Feel around his </w:t>
        </w:r>
        <w:r w:rsidDel="00000000" w:rsidR="00000000" w:rsidRPr="00000000">
          <w:rPr>
            <w:b w:val="1"/>
            <w:bCs w:val="1"/>
            <w:color w:val="ffffff"/>
            <w:rtl w:val="0"/>
          </w:rPr>
          <w:t xml:space="preserve">neck, jawline, and armpits</w:t>
        </w:r>
        <w:r w:rsidDel="00000000" w:rsidR="00000000" w:rsidRPr="00000000">
          <w:rPr>
            <w:color w:val="ffffff"/>
            <w:rtl w:val="0"/>
          </w:rPr>
          <w:t xml:space="preserve">. Do you feel any </w:t>
        </w:r>
        <w:r w:rsidDel="00000000" w:rsidR="00000000" w:rsidRPr="00000000">
          <w:rPr>
            <w:b w:val="1"/>
            <w:bCs w:val="1"/>
            <w:color w:val="ffffff"/>
            <w:rtl w:val="0"/>
          </w:rPr>
          <w:t xml:space="preserve">swollen lumps or "knots"</w:t>
        </w:r>
        <w:r w:rsidDel="00000000" w:rsidR="00000000" w:rsidRPr="00000000">
          <w:rPr>
            <w:color w:val="ffffff"/>
            <w:rtl w:val="0"/>
          </w:rPr>
          <w:t xml:space="preserve"> on the same side as the red eye?</w:t>
        </w:r>
      </w:ins>
    </w:p>
    <w:p w:rsidR="00000000" w:rsidDel="00000000" w:rsidP="00000000" w:rsidRDefault="00000000" w:rsidRPr="00000000" w14:paraId="0000022D">
      <w:pPr>
        <w:rPr>
          <w:ins w:author="" w:id="0"/>
          <w:color w:val="ffffff"/>
        </w:rPr>
      </w:pPr>
      <w:ins w:author="" w:id="0">
        <w:r w:rsidDel="00000000" w:rsidR="00000000" w:rsidRPr="00000000">
          <w:rPr>
            <w:rtl w:val="0"/>
          </w:rPr>
        </w:r>
      </w:ins>
    </w:p>
    <w:p w:rsidR="00000000" w:rsidDel="00000000" w:rsidP="00000000" w:rsidRDefault="00000000" w:rsidRPr="00000000" w14:paraId="0000022E">
      <w:pPr>
        <w:spacing w:after="240" w:before="240" w:lineRule="auto"/>
        <w:rPr>
          <w:ins w:author="" w:id="0"/>
          <w:color w:val="ffffff"/>
        </w:rPr>
      </w:pPr>
      <w:ins w:author="" w:id="0">
        <w:r w:rsidDel="00000000" w:rsidR="00000000" w:rsidRPr="00000000">
          <w:rPr>
            <w:b w:val="1"/>
            <w:bCs w:val="1"/>
            <w:color w:val="ffffff"/>
            <w:rtl w:val="0"/>
          </w:rPr>
          <w:t xml:space="preserve">Bartonella</w:t>
        </w:r>
        <w:r w:rsidDel="00000000" w:rsidR="00000000" w:rsidRPr="00000000">
          <w:rPr>
            <w:color w:val="ffffff"/>
            <w:rtl w:val="0"/>
          </w:rPr>
          <w:t xml:space="preserve"> is </w:t>
        </w:r>
        <w:r w:rsidDel="00000000" w:rsidR="00000000" w:rsidRPr="00000000">
          <w:rPr>
            <w:b w:val="1"/>
            <w:bCs w:val="1"/>
            <w:color w:val="ffffff"/>
            <w:shd w:fill="d3e3fd" w:val="clear"/>
            <w:rtl w:val="0"/>
          </w:rPr>
          <w:t xml:space="preserve">a genus of bacteria that causes several diseases, most notably Cat-Scratch Disease (CSD)</w:t>
        </w:r>
        <w:r w:rsidDel="00000000" w:rsidR="00000000" w:rsidRPr="00000000">
          <w:rPr>
            <w:color w:val="ffffff"/>
            <w:rtl w:val="0"/>
          </w:rPr>
          <w:t xml:space="preserve">. The presence of a </w:t>
        </w:r>
        <w:r w:rsidDel="00000000" w:rsidR="00000000" w:rsidRPr="00000000">
          <w:rPr>
            <w:b w:val="1"/>
            <w:bCs w:val="1"/>
            <w:color w:val="ffffff"/>
            <w:rtl w:val="0"/>
          </w:rPr>
          <w:t xml:space="preserve">swollen lymph node under the left ear</w:t>
        </w:r>
        <w:r w:rsidDel="00000000" w:rsidR="00000000" w:rsidRPr="00000000">
          <w:rPr>
            <w:color w:val="ffffff"/>
            <w:rtl w:val="0"/>
          </w:rPr>
          <w:t xml:space="preserve"> (preauricular lymphadenopathy) on the same side as a </w:t>
        </w:r>
        <w:r w:rsidDel="00000000" w:rsidR="00000000" w:rsidRPr="00000000">
          <w:rPr>
            <w:b w:val="1"/>
            <w:bCs w:val="1"/>
            <w:color w:val="ffffff"/>
            <w:rtl w:val="0"/>
          </w:rPr>
          <w:t xml:space="preserve">puffy, red eye</w:t>
        </w:r>
        <w:r w:rsidDel="00000000" w:rsidR="00000000" w:rsidRPr="00000000">
          <w:rPr>
            <w:color w:val="ffffff"/>
            <w:rtl w:val="0"/>
          </w:rPr>
          <w:t xml:space="preserve"> is a classic clinical triad known as </w:t>
        </w:r>
        <w:r w:rsidDel="00000000" w:rsidR="00000000" w:rsidRPr="00000000">
          <w:rPr>
            <w:b w:val="1"/>
            <w:bCs w:val="1"/>
            <w:color w:val="ffffff"/>
            <w:rtl w:val="0"/>
          </w:rPr>
          <w:t xml:space="preserve">Parinaud’s Oculoglandular Syndrome (POGS)</w:t>
        </w:r>
        <w:r w:rsidDel="00000000" w:rsidR="00000000" w:rsidRPr="00000000">
          <w:rPr>
            <w:color w:val="ffffff"/>
            <w:rtl w:val="0"/>
          </w:rPr>
          <w:t xml:space="preserve">. [1, 2, 3, 4] </w:t>
        </w:r>
      </w:ins>
    </w:p>
    <w:p w:rsidR="00000000" w:rsidDel="00000000" w:rsidP="00000000" w:rsidRDefault="00000000" w:rsidRPr="00000000" w14:paraId="0000022F">
      <w:pPr>
        <w:pStyle w:val="Heading2"/>
        <w:keepNext w:val="0"/>
        <w:keepLines w:val="0"/>
        <w:spacing w:after="80" w:lineRule="auto"/>
        <w:rPr>
          <w:ins w:author="" w:id="0"/>
          <w:color w:val="ffffff"/>
          <w:sz w:val="30"/>
          <w:szCs w:val="30"/>
        </w:rPr>
      </w:pPr>
      <w:ins w:author="" w:id="0">
        <w:bookmarkStart w:colFirst="0" w:colLast="0" w:name="_mbyw896cwxx2" w:id="25"/>
        <w:bookmarkEnd w:id="25"/>
        <w:r w:rsidDel="00000000" w:rsidR="00000000" w:rsidRPr="00000000">
          <w:rPr>
            <w:color w:val="ffffff"/>
            <w:sz w:val="30"/>
            <w:szCs w:val="30"/>
            <w:rtl w:val="0"/>
          </w:rPr>
          <w:t xml:space="preserve">Why Bartonella Matches Your Son’s Variables</w:t>
        </w:r>
      </w:ins>
    </w:p>
    <w:p w:rsidR="00000000" w:rsidDel="00000000" w:rsidP="00000000" w:rsidRDefault="00000000" w:rsidRPr="00000000" w14:paraId="00000230">
      <w:pPr>
        <w:spacing w:after="240" w:before="240" w:lineRule="auto"/>
        <w:rPr>
          <w:ins w:author="" w:id="0"/>
          <w:color w:val="ffffff"/>
        </w:rPr>
      </w:pPr>
      <w:ins w:author="" w:id="0">
        <w:r w:rsidDel="00000000" w:rsidR="00000000" w:rsidRPr="00000000">
          <w:rPr>
            <w:color w:val="ffffff"/>
            <w:rtl w:val="0"/>
          </w:rPr>
          <w:t xml:space="preserve">While midges are your primary concern, Bartonella fits the specific symptoms that common viral protocols (and midges) often don't explain as cleanly: [5] </w:t>
        </w:r>
      </w:ins>
    </w:p>
    <w:p w:rsidR="00000000" w:rsidDel="00000000" w:rsidP="00000000" w:rsidRDefault="00000000" w:rsidRPr="00000000" w14:paraId="00000231">
      <w:pPr>
        <w:numPr>
          <w:ilvl w:val="0"/>
          <w:numId w:val="33"/>
        </w:numPr>
        <w:spacing w:after="0" w:afterAutospacing="0" w:before="240" w:lineRule="auto"/>
        <w:ind w:left="720" w:hanging="360"/>
        <w:rPr>
          <w:ins w:author="" w:id="0"/>
        </w:rPr>
      </w:pPr>
      <w:ins w:author="" w:id="0">
        <w:r w:rsidDel="00000000" w:rsidR="00000000" w:rsidRPr="00000000">
          <w:rPr>
            <w:b w:val="1"/>
            <w:bCs w:val="1"/>
            <w:color w:val="ffffff"/>
            <w:rtl w:val="0"/>
          </w:rPr>
          <w:t xml:space="preserve">The "Oculoglandular" Connection</w:t>
        </w:r>
        <w:r w:rsidDel="00000000" w:rsidR="00000000" w:rsidRPr="00000000">
          <w:rPr>
            <w:color w:val="ffffff"/>
            <w:rtl w:val="0"/>
          </w:rPr>
          <w:t xml:space="preserve">: In roughly 5% of Bartonella cases, the bacteria enters through the eye (via a scratch near the eye or by rubbing the eye with contaminated hands). This causes a </w:t>
        </w:r>
        <w:r w:rsidDel="00000000" w:rsidR="00000000" w:rsidRPr="00000000">
          <w:rPr>
            <w:b w:val="1"/>
            <w:bCs w:val="1"/>
            <w:color w:val="ffffff"/>
            <w:rtl w:val="0"/>
          </w:rPr>
          <w:t xml:space="preserve">one-sided red eye</w:t>
        </w:r>
        <w:r w:rsidDel="00000000" w:rsidR="00000000" w:rsidRPr="00000000">
          <w:rPr>
            <w:color w:val="ffffff"/>
            <w:rtl w:val="0"/>
          </w:rPr>
          <w:t xml:space="preserve"> and a </w:t>
        </w:r>
        <w:r w:rsidDel="00000000" w:rsidR="00000000" w:rsidRPr="00000000">
          <w:rPr>
            <w:b w:val="1"/>
            <w:bCs w:val="1"/>
            <w:color w:val="ffffff"/>
            <w:rtl w:val="0"/>
          </w:rPr>
          <w:t xml:space="preserve">swollen lymph node right in front of or under the ear</w:t>
        </w:r>
        <w:r w:rsidDel="00000000" w:rsidR="00000000" w:rsidRPr="00000000">
          <w:rPr>
            <w:color w:val="ffffff"/>
            <w:rtl w:val="0"/>
          </w:rPr>
          <w:t xml:space="preserve"> on that same side.</w:t>
        </w:r>
      </w:ins>
    </w:p>
    <w:p w:rsidR="00000000" w:rsidDel="00000000" w:rsidP="00000000" w:rsidRDefault="00000000" w:rsidRPr="00000000" w14:paraId="00000232">
      <w:pPr>
        <w:numPr>
          <w:ilvl w:val="0"/>
          <w:numId w:val="33"/>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The Fever/Seizure Spike</w:t>
        </w:r>
        <w:r w:rsidDel="00000000" w:rsidR="00000000" w:rsidRPr="00000000">
          <w:rPr>
            <w:color w:val="ffffff"/>
            <w:rtl w:val="0"/>
          </w:rPr>
          <w:t xml:space="preserve">: Bartonella can cause high, sudden fevers in children, which frequently lead to </w:t>
        </w:r>
        <w:r w:rsidDel="00000000" w:rsidR="00000000" w:rsidRPr="00000000">
          <w:rPr>
            <w:b w:val="1"/>
            <w:bCs w:val="1"/>
            <w:color w:val="ffffff"/>
            <w:rtl w:val="0"/>
          </w:rPr>
          <w:t xml:space="preserve">febrile seizures</w:t>
        </w:r>
        <w:r w:rsidDel="00000000" w:rsidR="00000000" w:rsidRPr="00000000">
          <w:rPr>
            <w:color w:val="ffffff"/>
            <w:rtl w:val="0"/>
          </w:rPr>
          <w:t xml:space="preserve">.</w:t>
        </w:r>
      </w:ins>
    </w:p>
    <w:p w:rsidR="00000000" w:rsidDel="00000000" w:rsidP="00000000" w:rsidRDefault="00000000" w:rsidRPr="00000000" w14:paraId="00000233">
      <w:pPr>
        <w:numPr>
          <w:ilvl w:val="0"/>
          <w:numId w:val="33"/>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Light Sensitivity &amp; Neuro Symptoms</w:t>
        </w:r>
        <w:r w:rsidDel="00000000" w:rsidR="00000000" w:rsidRPr="00000000">
          <w:rPr>
            <w:color w:val="ffffff"/>
            <w:rtl w:val="0"/>
          </w:rPr>
          <w:t xml:space="preserve">: In children, Bartonella is a leading cause of </w:t>
        </w:r>
        <w:r w:rsidDel="00000000" w:rsidR="00000000" w:rsidRPr="00000000">
          <w:rPr>
            <w:b w:val="1"/>
            <w:bCs w:val="1"/>
            <w:color w:val="ffffff"/>
            <w:rtl w:val="0"/>
          </w:rPr>
          <w:t xml:space="preserve">encephalopathy</w:t>
        </w:r>
        <w:r w:rsidDel="00000000" w:rsidR="00000000" w:rsidRPr="00000000">
          <w:rPr>
            <w:color w:val="ffffff"/>
            <w:rtl w:val="0"/>
          </w:rPr>
          <w:t xml:space="preserve"> (brain inflammation), which presents as extreme </w:t>
        </w:r>
        <w:r w:rsidDel="00000000" w:rsidR="00000000" w:rsidRPr="00000000">
          <w:rPr>
            <w:b w:val="1"/>
            <w:bCs w:val="1"/>
            <w:color w:val="ffffff"/>
            <w:rtl w:val="0"/>
          </w:rPr>
          <w:t xml:space="preserve">light sensitivity (photophobia)</w:t>
        </w:r>
        <w:r w:rsidDel="00000000" w:rsidR="00000000" w:rsidRPr="00000000">
          <w:rPr>
            <w:color w:val="ffffff"/>
            <w:rtl w:val="0"/>
          </w:rPr>
          <w:t xml:space="preserve">, irritability, and "moody" behavior.</w:t>
        </w:r>
      </w:ins>
    </w:p>
    <w:p w:rsidR="00000000" w:rsidDel="00000000" w:rsidP="00000000" w:rsidRDefault="00000000" w:rsidRPr="00000000" w14:paraId="00000234">
      <w:pPr>
        <w:numPr>
          <w:ilvl w:val="0"/>
          <w:numId w:val="33"/>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Failed Antibiotics</w:t>
        </w:r>
        <w:r w:rsidDel="00000000" w:rsidR="00000000" w:rsidRPr="00000000">
          <w:rPr>
            <w:color w:val="ffffff"/>
            <w:rtl w:val="0"/>
          </w:rPr>
          <w:t xml:space="preserve">: Standard </w:t>
        </w:r>
        <w:r w:rsidDel="00000000" w:rsidR="00000000" w:rsidRPr="00000000">
          <w:rPr>
            <w:b w:val="1"/>
            <w:bCs w:val="1"/>
            <w:color w:val="ffffff"/>
            <w:rtl w:val="0"/>
          </w:rPr>
          <w:t xml:space="preserve">Amoxicillin</w:t>
        </w:r>
        <w:r w:rsidDel="00000000" w:rsidR="00000000" w:rsidRPr="00000000">
          <w:rPr>
            <w:color w:val="ffffff"/>
            <w:rtl w:val="0"/>
          </w:rPr>
          <w:t xml:space="preserve"> (often given for ear infections) does </w:t>
        </w:r>
        <w:r w:rsidDel="00000000" w:rsidR="00000000" w:rsidRPr="00000000">
          <w:rPr>
            <w:b w:val="1"/>
            <w:bCs w:val="1"/>
            <w:color w:val="ffffff"/>
            <w:rtl w:val="0"/>
          </w:rPr>
          <w:t xml:space="preserve">not</w:t>
        </w:r>
        <w:r w:rsidDel="00000000" w:rsidR="00000000" w:rsidRPr="00000000">
          <w:rPr>
            <w:color w:val="ffffff"/>
            <w:rtl w:val="0"/>
          </w:rPr>
          <w:t xml:space="preserve"> kill Bartonella. It usually requires specific antibiotics like </w:t>
        </w:r>
        <w:r w:rsidDel="00000000" w:rsidR="00000000" w:rsidRPr="00000000">
          <w:rPr>
            <w:b w:val="1"/>
            <w:bCs w:val="1"/>
            <w:color w:val="ffffff"/>
            <w:rtl w:val="0"/>
          </w:rPr>
          <w:t xml:space="preserve">Azithromycin</w:t>
        </w:r>
        <w:r w:rsidDel="00000000" w:rsidR="00000000" w:rsidRPr="00000000">
          <w:rPr>
            <w:color w:val="ffffff"/>
            <w:rtl w:val="0"/>
          </w:rPr>
          <w:t xml:space="preserve"> or </w:t>
        </w:r>
        <w:r w:rsidDel="00000000" w:rsidR="00000000" w:rsidRPr="00000000">
          <w:rPr>
            <w:b w:val="1"/>
            <w:bCs w:val="1"/>
            <w:color w:val="ffffff"/>
            <w:rtl w:val="0"/>
          </w:rPr>
          <w:t xml:space="preserve">Doxycycline</w:t>
        </w:r>
        <w:r w:rsidDel="00000000" w:rsidR="00000000" w:rsidRPr="00000000">
          <w:rPr>
            <w:color w:val="ffffff"/>
            <w:rtl w:val="0"/>
          </w:rPr>
          <w:t xml:space="preserve">.</w:t>
        </w:r>
      </w:ins>
    </w:p>
    <w:p w:rsidR="00000000" w:rsidDel="00000000" w:rsidP="00000000" w:rsidRDefault="00000000" w:rsidRPr="00000000" w14:paraId="00000235">
      <w:pPr>
        <w:numPr>
          <w:ilvl w:val="0"/>
          <w:numId w:val="33"/>
        </w:numPr>
        <w:spacing w:after="240" w:before="0" w:beforeAutospacing="0" w:lineRule="auto"/>
        <w:ind w:left="720" w:hanging="360"/>
        <w:rPr>
          <w:ins w:author="" w:id="0"/>
        </w:rPr>
      </w:pPr>
      <w:ins w:author="" w:id="0">
        <w:r w:rsidDel="00000000" w:rsidR="00000000" w:rsidRPr="00000000">
          <w:rPr>
            <w:b w:val="1"/>
            <w:bCs w:val="1"/>
            <w:color w:val="ffffff"/>
            <w:rtl w:val="0"/>
          </w:rPr>
          <w:t xml:space="preserve">The Backyard Variable</w:t>
        </w:r>
        <w:r w:rsidDel="00000000" w:rsidR="00000000" w:rsidRPr="00000000">
          <w:rPr>
            <w:color w:val="ffffff"/>
            <w:rtl w:val="0"/>
          </w:rPr>
          <w:t xml:space="preserve">: While cats are the most common source, these bacteria are also carried by </w:t>
        </w:r>
        <w:r w:rsidDel="00000000" w:rsidR="00000000" w:rsidRPr="00000000">
          <w:fldChar w:fldCharType="begin"/>
        </w:r>
        <w:r w:rsidDel="00000000" w:rsidR="00000000" w:rsidRPr="00000000">
          <w:instrText xml:space="preserve">HYPERLINK "https://www.google.com/search?kgmid=/m/0k8by&amp;q=what+is+bartonella.+my+wife+could+not+locate+or+identify+any+knots+or+nodes.+I+found+a+very+small+node+under+the+left+ear.+possible+half+the+size+of+a+dime.+this+is+the+ear+on+the+same+side+of+the+red+eye"</w:instrText>
        </w:r>
        <w:r w:rsidDel="00000000" w:rsidR="00000000" w:rsidRPr="00000000">
          <w:fldChar w:fldCharType="separate"/>
        </w:r>
        <w:r w:rsidDel="00000000" w:rsidR="00000000" w:rsidRPr="00000000">
          <w:rPr>
            <w:b w:val="1"/>
            <w:bCs w:val="1"/>
            <w:color w:val="1155cc"/>
            <w:u w:val="single"/>
            <w:rtl w:val="0"/>
          </w:rPr>
          <w:t xml:space="preserve">fleas</w:t>
        </w:r>
        <w:r w:rsidDel="00000000" w:rsidR="00000000" w:rsidRPr="00000000">
          <w:fldChar w:fldCharType="end"/>
        </w:r>
        <w:r w:rsidDel="00000000" w:rsidR="00000000" w:rsidRPr="00000000">
          <w:rPr>
            <w:b w:val="1"/>
            <w:bCs w:val="1"/>
            <w:color w:val="ffffff"/>
            <w:rtl w:val="0"/>
          </w:rPr>
          <w:t xml:space="preserve">, biting flies (</w:t>
        </w:r>
        <w:r w:rsidDel="00000000" w:rsidR="00000000" w:rsidRPr="00000000">
          <w:fldChar w:fldCharType="begin"/>
        </w:r>
        <w:r w:rsidDel="00000000" w:rsidR="00000000" w:rsidRPr="00000000">
          <w:instrText xml:space="preserve">HYPERLINK "https://www.google.com/search?kgmid=/m/0543w5&amp;q=what+is+bartonella.+my+wife+could+not+locate+or+identify+any+knots+or+nodes.+I+found+a+very+small+node+under+the+left+ear.+possible+half+the+size+of+a+dime.+this+is+the+ear+on+the+same+side+of+the+red+eye"</w:instrText>
        </w:r>
        <w:r w:rsidDel="00000000" w:rsidR="00000000" w:rsidRPr="00000000">
          <w:fldChar w:fldCharType="separate"/>
        </w:r>
        <w:r w:rsidDel="00000000" w:rsidR="00000000" w:rsidRPr="00000000">
          <w:rPr>
            <w:b w:val="1"/>
            <w:bCs w:val="1"/>
            <w:color w:val="1155cc"/>
            <w:u w:val="single"/>
            <w:rtl w:val="0"/>
          </w:rPr>
          <w:t xml:space="preserve">sand flies</w:t>
        </w:r>
        <w:r w:rsidDel="00000000" w:rsidR="00000000" w:rsidRPr="00000000">
          <w:fldChar w:fldCharType="end"/>
        </w:r>
        <w:r w:rsidDel="00000000" w:rsidR="00000000" w:rsidRPr="00000000">
          <w:rPr>
            <w:b w:val="1"/>
            <w:bCs w:val="1"/>
            <w:color w:val="ffffff"/>
            <w:rtl w:val="0"/>
          </w:rPr>
          <w:t xml:space="preserve">), and potentially other biting insects</w:t>
        </w:r>
        <w:r w:rsidDel="00000000" w:rsidR="00000000" w:rsidRPr="00000000">
          <w:rPr>
            <w:color w:val="ffffff"/>
            <w:rtl w:val="0"/>
          </w:rPr>
          <w:t xml:space="preserve"> found in Texas backyards. [1, 4, 6, 7, 8, 9, 10, 11, 12, 13, 14, 15] </w:t>
        </w:r>
      </w:ins>
    </w:p>
    <w:p w:rsidR="00000000" w:rsidDel="00000000" w:rsidP="00000000" w:rsidRDefault="00000000" w:rsidRPr="00000000" w14:paraId="00000236">
      <w:pPr>
        <w:pStyle w:val="Heading2"/>
        <w:keepNext w:val="0"/>
        <w:keepLines w:val="0"/>
        <w:spacing w:after="80" w:lineRule="auto"/>
        <w:rPr>
          <w:ins w:author="" w:id="0"/>
          <w:color w:val="ffffff"/>
          <w:sz w:val="30"/>
          <w:szCs w:val="30"/>
        </w:rPr>
      </w:pPr>
      <w:ins w:author="" w:id="0">
        <w:bookmarkStart w:colFirst="0" w:colLast="0" w:name="_2jl089n4exam" w:id="26"/>
        <w:bookmarkEnd w:id="26"/>
        <w:r w:rsidDel="00000000" w:rsidR="00000000" w:rsidRPr="00000000">
          <w:rPr>
            <w:color w:val="ffffff"/>
            <w:sz w:val="30"/>
            <w:szCs w:val="30"/>
            <w:rtl w:val="0"/>
          </w:rPr>
          <w:t xml:space="preserve">Comparison of Hypotheses</w:t>
        </w:r>
      </w:ins>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spacing w:line="288" w:lineRule="auto"/>
              <w:rPr>
                <w:ins w:author="" w:id="0"/>
                <w:color w:val="ffffff"/>
              </w:rPr>
            </w:pPr>
            <w:ins w:author="" w:id="0">
              <w:r w:rsidDel="00000000" w:rsidR="00000000" w:rsidRPr="00000000">
                <w:rPr>
                  <w:b w:val="1"/>
                  <w:bCs w:val="1"/>
                  <w:color w:val="ffffff"/>
                  <w:rtl w:val="0"/>
                </w:rPr>
                <w:t xml:space="preserve">Variable [4, 6, 8, 9, 14, 15, 16, 17, 18] </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spacing w:line="288" w:lineRule="auto"/>
              <w:rPr>
                <w:ins w:author="" w:id="0"/>
                <w:color w:val="ffffff"/>
              </w:rPr>
            </w:pPr>
            <w:ins w:author="" w:id="0">
              <w:r w:rsidDel="00000000" w:rsidR="00000000" w:rsidRPr="00000000">
                <w:rPr>
                  <w:b w:val="1"/>
                  <w:bCs w:val="1"/>
                  <w:color w:val="ffffff"/>
                  <w:rtl w:val="0"/>
                </w:rPr>
                <w:t xml:space="preserve">Biting Midges / Oropouche</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spacing w:line="288" w:lineRule="auto"/>
              <w:rPr>
                <w:ins w:author="" w:id="0"/>
                <w:color w:val="ffffff"/>
              </w:rPr>
            </w:pPr>
            <w:ins w:author="" w:id="0">
              <w:r w:rsidDel="00000000" w:rsidR="00000000" w:rsidRPr="00000000">
                <w:rPr>
                  <w:b w:val="1"/>
                  <w:bCs w:val="1"/>
                  <w:color w:val="ffffff"/>
                  <w:rtl w:val="0"/>
                </w:rPr>
                <w:t xml:space="preserve">Bartonella (Cat-Scratch/POGS)</w:t>
              </w:r>
              <w:r w:rsidDel="00000000" w:rsidR="00000000" w:rsidRPr="00000000">
                <w:rPr>
                  <w:rtl w:val="0"/>
                </w:rPr>
              </w:r>
            </w:ins>
          </w:p>
        </w:tc>
      </w:tr>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spacing w:line="288" w:lineRule="auto"/>
              <w:rPr>
                <w:ins w:author="" w:id="0"/>
                <w:color w:val="ffffff"/>
              </w:rPr>
            </w:pPr>
            <w:ins w:author="" w:id="0">
              <w:r w:rsidDel="00000000" w:rsidR="00000000" w:rsidRPr="00000000">
                <w:rPr>
                  <w:b w:val="1"/>
                  <w:bCs w:val="1"/>
                  <w:color w:val="ffffff"/>
                  <w:rtl w:val="0"/>
                </w:rPr>
                <w:t xml:space="preserve">Puffy Red Eye</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B">
            <w:pPr>
              <w:spacing w:line="288" w:lineRule="auto"/>
              <w:rPr>
                <w:ins w:author="" w:id="0"/>
                <w:color w:val="ffffff"/>
              </w:rPr>
            </w:pPr>
            <w:ins w:author="" w:id="0">
              <w:r w:rsidDel="00000000" w:rsidR="00000000" w:rsidRPr="00000000">
                <w:rPr>
                  <w:color w:val="ffffff"/>
                  <w:rtl w:val="0"/>
                </w:rPr>
                <w:t xml:space="preserve">Possible (Redness/Photophobia)</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spacing w:line="288" w:lineRule="auto"/>
              <w:rPr>
                <w:ins w:author="" w:id="0"/>
                <w:color w:val="ffffff"/>
              </w:rPr>
            </w:pPr>
            <w:ins w:author="" w:id="0">
              <w:r w:rsidDel="00000000" w:rsidR="00000000" w:rsidRPr="00000000">
                <w:rPr>
                  <w:b w:val="1"/>
                  <w:bCs w:val="1"/>
                  <w:color w:val="ffffff"/>
                  <w:rtl w:val="0"/>
                </w:rPr>
                <w:t xml:space="preserve">Classic Hallmark</w:t>
              </w:r>
              <w:r w:rsidDel="00000000" w:rsidR="00000000" w:rsidRPr="00000000">
                <w:rPr>
                  <w:color w:val="ffffff"/>
                  <w:rtl w:val="0"/>
                </w:rPr>
                <w:t xml:space="preserve"> (POGS)</w:t>
              </w:r>
            </w:ins>
          </w:p>
        </w:tc>
      </w:tr>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spacing w:line="288" w:lineRule="auto"/>
              <w:rPr>
                <w:ins w:author="" w:id="0"/>
                <w:color w:val="ffffff"/>
              </w:rPr>
            </w:pPr>
            <w:ins w:author="" w:id="0">
              <w:r w:rsidDel="00000000" w:rsidR="00000000" w:rsidRPr="00000000">
                <w:rPr>
                  <w:b w:val="1"/>
                  <w:bCs w:val="1"/>
                  <w:color w:val="ffffff"/>
                  <w:rtl w:val="0"/>
                </w:rPr>
                <w:t xml:space="preserve">Lymph Node under Ear</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E">
            <w:pPr>
              <w:spacing w:line="288" w:lineRule="auto"/>
              <w:rPr>
                <w:ins w:author="" w:id="0"/>
                <w:color w:val="ffffff"/>
              </w:rPr>
            </w:pPr>
            <w:ins w:author="" w:id="0">
              <w:r w:rsidDel="00000000" w:rsidR="00000000" w:rsidRPr="00000000">
                <w:rPr>
                  <w:color w:val="ffffff"/>
                  <w:rtl w:val="0"/>
                </w:rPr>
                <w:t xml:space="preserve">Very Rare</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spacing w:line="288" w:lineRule="auto"/>
              <w:rPr>
                <w:ins w:author="" w:id="0"/>
                <w:color w:val="ffffff"/>
              </w:rPr>
            </w:pPr>
            <w:ins w:author="" w:id="0">
              <w:r w:rsidDel="00000000" w:rsidR="00000000" w:rsidRPr="00000000">
                <w:rPr>
                  <w:b w:val="1"/>
                  <w:bCs w:val="1"/>
                  <w:color w:val="ffffff"/>
                  <w:rtl w:val="0"/>
                </w:rPr>
                <w:t xml:space="preserve">Primary Symptom</w:t>
              </w:r>
              <w:r w:rsidDel="00000000" w:rsidR="00000000" w:rsidRPr="00000000">
                <w:rPr>
                  <w:rtl w:val="0"/>
                </w:rPr>
              </w:r>
            </w:ins>
          </w:p>
        </w:tc>
      </w:tr>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spacing w:line="288" w:lineRule="auto"/>
              <w:rPr>
                <w:ins w:author="" w:id="0"/>
                <w:color w:val="ffffff"/>
              </w:rPr>
            </w:pPr>
            <w:ins w:author="" w:id="0">
              <w:r w:rsidDel="00000000" w:rsidR="00000000" w:rsidRPr="00000000">
                <w:rPr>
                  <w:b w:val="1"/>
                  <w:bCs w:val="1"/>
                  <w:color w:val="ffffff"/>
                  <w:rtl w:val="0"/>
                </w:rPr>
                <w:t xml:space="preserve">Sudden Fever/Seizure</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spacing w:line="288" w:lineRule="auto"/>
              <w:rPr>
                <w:ins w:author="" w:id="0"/>
                <w:color w:val="ffffff"/>
              </w:rPr>
            </w:pPr>
            <w:ins w:author="" w:id="0">
              <w:r w:rsidDel="00000000" w:rsidR="00000000" w:rsidRPr="00000000">
                <w:rPr>
                  <w:color w:val="ffffff"/>
                  <w:rtl w:val="0"/>
                </w:rPr>
                <w:t xml:space="preserve">Yes</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spacing w:line="288" w:lineRule="auto"/>
              <w:rPr>
                <w:ins w:author="" w:id="0"/>
                <w:color w:val="ffffff"/>
              </w:rPr>
            </w:pPr>
            <w:ins w:author="" w:id="0">
              <w:r w:rsidDel="00000000" w:rsidR="00000000" w:rsidRPr="00000000">
                <w:rPr>
                  <w:color w:val="ffffff"/>
                  <w:rtl w:val="0"/>
                </w:rPr>
                <w:t xml:space="preserve">Yes</w:t>
              </w:r>
            </w:ins>
          </w:p>
        </w:tc>
      </w:tr>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spacing w:line="288" w:lineRule="auto"/>
              <w:rPr>
                <w:ins w:author="" w:id="0"/>
                <w:color w:val="ffffff"/>
              </w:rPr>
            </w:pPr>
            <w:ins w:author="" w:id="0">
              <w:r w:rsidDel="00000000" w:rsidR="00000000" w:rsidRPr="00000000">
                <w:rPr>
                  <w:b w:val="1"/>
                  <w:bCs w:val="1"/>
                  <w:color w:val="ffffff"/>
                  <w:rtl w:val="0"/>
                </w:rPr>
                <w:t xml:space="preserve">Backyard Exposure</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spacing w:line="288" w:lineRule="auto"/>
              <w:rPr>
                <w:ins w:author="" w:id="0"/>
                <w:color w:val="ffffff"/>
              </w:rPr>
            </w:pPr>
            <w:ins w:author="" w:id="0">
              <w:r w:rsidDel="00000000" w:rsidR="00000000" w:rsidRPr="00000000">
                <w:rPr>
                  <w:color w:val="ffffff"/>
                  <w:rtl w:val="0"/>
                </w:rPr>
                <w:t xml:space="preserve">Yes (Midge habitat)</w:t>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spacing w:line="288" w:lineRule="auto"/>
              <w:rPr>
                <w:ins w:author="" w:id="0"/>
                <w:color w:val="ffffff"/>
              </w:rPr>
            </w:pPr>
            <w:ins w:author="" w:id="0">
              <w:r w:rsidDel="00000000" w:rsidR="00000000" w:rsidRPr="00000000">
                <w:rPr>
                  <w:color w:val="ffffff"/>
                  <w:rtl w:val="0"/>
                </w:rPr>
                <w:t xml:space="preserve">Yes (Fleas/Midges/Animal contact)</w:t>
              </w:r>
            </w:ins>
          </w:p>
        </w:tc>
      </w:tr>
      <w:tr>
        <w:trPr>
          <w:cantSplit w:val="0"/>
          <w:tblHeader w:val="0"/>
          <w:ins w:author="" w:id="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spacing w:line="288" w:lineRule="auto"/>
              <w:rPr>
                <w:ins w:author="" w:id="0"/>
                <w:color w:val="ffffff"/>
              </w:rPr>
            </w:pPr>
            <w:ins w:author="" w:id="0">
              <w:r w:rsidDel="00000000" w:rsidR="00000000" w:rsidRPr="00000000">
                <w:rPr>
                  <w:b w:val="1"/>
                  <w:bCs w:val="1"/>
                  <w:color w:val="ffffff"/>
                  <w:rtl w:val="0"/>
                </w:rPr>
                <w:t xml:space="preserve">Local Transmission</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spacing w:line="288" w:lineRule="auto"/>
              <w:rPr>
                <w:ins w:author="" w:id="0"/>
                <w:color w:val="ffffff"/>
              </w:rPr>
            </w:pPr>
            <w:ins w:author="" w:id="0">
              <w:r w:rsidDel="00000000" w:rsidR="00000000" w:rsidRPr="00000000">
                <w:rPr>
                  <w:b w:val="1"/>
                  <w:bCs w:val="1"/>
                  <w:color w:val="ffffff"/>
                  <w:rtl w:val="0"/>
                </w:rPr>
                <w:t xml:space="preserve">None reported in Texas</w:t>
              </w:r>
              <w:r w:rsidDel="00000000" w:rsidR="00000000" w:rsidRPr="00000000">
                <w:rPr>
                  <w:rtl w:val="0"/>
                </w:rPr>
              </w:r>
            </w:ins>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spacing w:line="288" w:lineRule="auto"/>
              <w:rPr>
                <w:ins w:author="" w:id="0"/>
                <w:color w:val="ffffff"/>
              </w:rPr>
            </w:pPr>
            <w:ins w:author="" w:id="0">
              <w:r w:rsidDel="00000000" w:rsidR="00000000" w:rsidRPr="00000000">
                <w:rPr>
                  <w:b w:val="1"/>
                  <w:bCs w:val="1"/>
                  <w:color w:val="ffffff"/>
                  <w:rtl w:val="0"/>
                </w:rPr>
                <w:t xml:space="preserve">Common in Houston/Katy</w:t>
              </w:r>
              <w:r w:rsidDel="00000000" w:rsidR="00000000" w:rsidRPr="00000000">
                <w:rPr>
                  <w:rtl w:val="0"/>
                </w:rPr>
              </w:r>
            </w:ins>
          </w:p>
        </w:tc>
      </w:tr>
    </w:tbl>
    <w:p w:rsidR="00000000" w:rsidDel="00000000" w:rsidP="00000000" w:rsidRDefault="00000000" w:rsidRPr="00000000" w14:paraId="00000249">
      <w:pPr>
        <w:pStyle w:val="Heading2"/>
        <w:keepNext w:val="0"/>
        <w:keepLines w:val="0"/>
        <w:spacing w:after="80" w:lineRule="auto"/>
        <w:rPr>
          <w:ins w:author="" w:id="0"/>
          <w:color w:val="ffffff"/>
          <w:sz w:val="30"/>
          <w:szCs w:val="30"/>
        </w:rPr>
      </w:pPr>
      <w:ins w:author="" w:id="0">
        <w:bookmarkStart w:colFirst="0" w:colLast="0" w:name="_8nj2go1m1hy4" w:id="27"/>
        <w:bookmarkEnd w:id="27"/>
        <w:r w:rsidDel="00000000" w:rsidR="00000000" w:rsidRPr="00000000">
          <w:rPr>
            <w:color w:val="ffffff"/>
            <w:sz w:val="30"/>
            <w:szCs w:val="30"/>
            <w:rtl w:val="0"/>
          </w:rPr>
          <w:t xml:space="preserve">How to Move Forward with Your Doctor</w:t>
        </w:r>
      </w:ins>
    </w:p>
    <w:p w:rsidR="00000000" w:rsidDel="00000000" w:rsidP="00000000" w:rsidRDefault="00000000" w:rsidRPr="00000000" w14:paraId="0000024A">
      <w:pPr>
        <w:spacing w:after="240" w:before="240" w:lineRule="auto"/>
        <w:rPr>
          <w:ins w:author="" w:id="0"/>
          <w:color w:val="ffffff"/>
        </w:rPr>
      </w:pPr>
      <w:ins w:author="" w:id="0">
        <w:r w:rsidDel="00000000" w:rsidR="00000000" w:rsidRPr="00000000">
          <w:rPr>
            <w:color w:val="ffffff"/>
            <w:rtl w:val="0"/>
          </w:rPr>
          <w:t xml:space="preserve">Since the "ear infection" diagnosis was uncertain and standard protocol isn't working, you can provide this new evidence to your doctor:</w:t>
        </w:r>
      </w:ins>
    </w:p>
    <w:p w:rsidR="00000000" w:rsidDel="00000000" w:rsidP="00000000" w:rsidRDefault="00000000" w:rsidRPr="00000000" w14:paraId="0000024B">
      <w:pPr>
        <w:numPr>
          <w:ilvl w:val="0"/>
          <w:numId w:val="35"/>
        </w:numPr>
        <w:spacing w:after="0" w:afterAutospacing="0" w:before="240" w:lineRule="auto"/>
        <w:ind w:left="720" w:hanging="360"/>
        <w:rPr>
          <w:ins w:author="" w:id="0"/>
        </w:rPr>
      </w:pPr>
      <w:ins w:author="" w:id="0">
        <w:r w:rsidDel="00000000" w:rsidR="00000000" w:rsidRPr="00000000">
          <w:rPr>
            <w:b w:val="1"/>
            <w:bCs w:val="1"/>
            <w:color w:val="ffffff"/>
            <w:rtl w:val="0"/>
          </w:rPr>
          <w:t xml:space="preserve">Mention the Node</w:t>
        </w:r>
        <w:r w:rsidDel="00000000" w:rsidR="00000000" w:rsidRPr="00000000">
          <w:rPr>
            <w:color w:val="ffffff"/>
            <w:rtl w:val="0"/>
          </w:rPr>
          <w:t xml:space="preserve">: Tell the doctor: </w:t>
        </w:r>
        <w:r w:rsidDel="00000000" w:rsidR="00000000" w:rsidRPr="00000000">
          <w:rPr>
            <w:i w:val="1"/>
            <w:iCs w:val="1"/>
            <w:color w:val="ffffff"/>
            <w:rtl w:val="0"/>
          </w:rPr>
          <w:t xml:space="preserve">"I found a preauricular lymph node on the same side as his red eye. This looks like </w:t>
        </w:r>
        <w:r w:rsidDel="00000000" w:rsidR="00000000" w:rsidRPr="00000000">
          <w:rPr>
            <w:b w:val="1"/>
            <w:bCs w:val="1"/>
            <w:i w:val="1"/>
            <w:iCs w:val="1"/>
            <w:color w:val="ffffff"/>
            <w:rtl w:val="0"/>
          </w:rPr>
          <w:t xml:space="preserve">Parinaud’s Oculoglandular Syndrome</w:t>
        </w:r>
        <w:r w:rsidDel="00000000" w:rsidR="00000000" w:rsidRPr="00000000">
          <w:rPr>
            <w:i w:val="1"/>
            <w:iCs w:val="1"/>
            <w:color w:val="ffffff"/>
            <w:rtl w:val="0"/>
          </w:rPr>
          <w:t xml:space="preserve">."</w:t>
        </w:r>
        <w:r w:rsidDel="00000000" w:rsidR="00000000" w:rsidRPr="00000000">
          <w:rPr>
            <w:color w:val="ffffff"/>
            <w:rtl w:val="0"/>
          </w:rPr>
          <w:t xml:space="preserve">.</w:t>
        </w:r>
      </w:ins>
    </w:p>
    <w:p w:rsidR="00000000" w:rsidDel="00000000" w:rsidP="00000000" w:rsidRDefault="00000000" w:rsidRPr="00000000" w14:paraId="0000024C">
      <w:pPr>
        <w:numPr>
          <w:ilvl w:val="0"/>
          <w:numId w:val="35"/>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Request a Bartonella Panel</w:t>
        </w:r>
        <w:r w:rsidDel="00000000" w:rsidR="00000000" w:rsidRPr="00000000">
          <w:rPr>
            <w:color w:val="ffffff"/>
            <w:rtl w:val="0"/>
          </w:rPr>
          <w:t xml:space="preserve">: Unlike Oropouche, Bartonella is a standard test that any lab can do. Ask for a </w:t>
        </w:r>
        <w:r w:rsidDel="00000000" w:rsidR="00000000" w:rsidRPr="00000000">
          <w:rPr>
            <w:b w:val="1"/>
            <w:bCs w:val="1"/>
            <w:color w:val="ffffff"/>
            <w:rtl w:val="0"/>
          </w:rPr>
          <w:t xml:space="preserve">Bartonella henselae IgM/IgG blood test</w:t>
        </w:r>
        <w:r w:rsidDel="00000000" w:rsidR="00000000" w:rsidRPr="00000000">
          <w:rPr>
            <w:color w:val="ffffff"/>
            <w:rtl w:val="0"/>
          </w:rPr>
          <w:t xml:space="preserve">.</w:t>
        </w:r>
      </w:ins>
    </w:p>
    <w:p w:rsidR="00000000" w:rsidDel="00000000" w:rsidP="00000000" w:rsidRDefault="00000000" w:rsidRPr="00000000" w14:paraId="0000024D">
      <w:pPr>
        <w:numPr>
          <w:ilvl w:val="0"/>
          <w:numId w:val="35"/>
        </w:numPr>
        <w:spacing w:after="240" w:before="0" w:beforeAutospacing="0" w:lineRule="auto"/>
        <w:ind w:left="720" w:hanging="360"/>
        <w:rPr>
          <w:ins w:author="" w:id="0"/>
        </w:rPr>
      </w:pPr>
      <w:ins w:author="" w:id="0">
        <w:r w:rsidDel="00000000" w:rsidR="00000000" w:rsidRPr="00000000">
          <w:rPr>
            <w:b w:val="1"/>
            <w:bCs w:val="1"/>
            <w:color w:val="ffffff"/>
            <w:rtl w:val="0"/>
          </w:rPr>
          <w:t xml:space="preserve">Check for "Cat-Scratch" or Fleas</w:t>
        </w:r>
        <w:r w:rsidDel="00000000" w:rsidR="00000000" w:rsidRPr="00000000">
          <w:rPr>
            <w:color w:val="ffffff"/>
            <w:rtl w:val="0"/>
          </w:rPr>
          <w:t xml:space="preserve">: Does your family have a cat, or did he play with one? Even a tiny scratch from a kitten or a bite from a flea in the yard could be the source. [1, 3, 4, 19, 20, 21] </w:t>
        </w:r>
      </w:ins>
    </w:p>
    <w:p w:rsidR="00000000" w:rsidDel="00000000" w:rsidP="00000000" w:rsidRDefault="00000000" w:rsidRPr="00000000" w14:paraId="0000024E">
      <w:pPr>
        <w:spacing w:after="240" w:before="240" w:lineRule="auto"/>
        <w:rPr>
          <w:ins w:author="" w:id="0"/>
          <w:color w:val="ffffff"/>
        </w:rPr>
      </w:pPr>
      <w:ins w:author="" w:id="0">
        <w:r w:rsidDel="00000000" w:rsidR="00000000" w:rsidRPr="00000000">
          <w:rPr>
            <w:color w:val="ffffff"/>
            <w:rtl w:val="0"/>
          </w:rPr>
          <w:t xml:space="preserve">Does your son have any other </w:t>
        </w:r>
        <w:r w:rsidDel="00000000" w:rsidR="00000000" w:rsidRPr="00000000">
          <w:rPr>
            <w:b w:val="1"/>
            <w:bCs w:val="1"/>
            <w:color w:val="ffffff"/>
            <w:rtl w:val="0"/>
          </w:rPr>
          <w:t xml:space="preserve">swollen spots</w:t>
        </w:r>
        <w:r w:rsidDel="00000000" w:rsidR="00000000" w:rsidRPr="00000000">
          <w:rPr>
            <w:color w:val="ffffff"/>
            <w:rtl w:val="0"/>
          </w:rPr>
          <w:t xml:space="preserve"> (like in his armpit or neck) or any </w:t>
        </w:r>
        <w:r w:rsidDel="00000000" w:rsidR="00000000" w:rsidRPr="00000000">
          <w:rPr>
            <w:b w:val="1"/>
            <w:bCs w:val="1"/>
            <w:color w:val="ffffff"/>
            <w:rtl w:val="0"/>
          </w:rPr>
          <w:t xml:space="preserve">small red bumps</w:t>
        </w:r>
        <w:r w:rsidDel="00000000" w:rsidR="00000000" w:rsidRPr="00000000">
          <w:rPr>
            <w:color w:val="ffffff"/>
            <w:rtl w:val="0"/>
          </w:rPr>
          <w:t xml:space="preserve"> on his skin that look like a bug bite that won't go away? [22] </w:t>
        </w:r>
      </w:ins>
    </w:p>
    <w:p w:rsidR="00000000" w:rsidDel="00000000" w:rsidP="00000000" w:rsidRDefault="00000000" w:rsidRPr="00000000" w14:paraId="0000024F">
      <w:pPr>
        <w:rPr>
          <w:ins w:author="" w:id="0"/>
          <w:color w:val="ffffff"/>
        </w:rPr>
      </w:pPr>
      <w:ins w:author="" w:id="0">
        <w:r w:rsidDel="00000000" w:rsidR="00000000" w:rsidRPr="00000000">
          <w:rPr>
            <w:rtl w:val="0"/>
          </w:rPr>
        </w:r>
      </w:ins>
    </w:p>
    <w:p w:rsidR="00000000" w:rsidDel="00000000" w:rsidP="00000000" w:rsidRDefault="00000000" w:rsidRPr="00000000" w14:paraId="00000250">
      <w:pPr>
        <w:rPr>
          <w:ins w:author="" w:id="0"/>
          <w:color w:val="1155cc"/>
          <w:u w:val="single"/>
        </w:rPr>
      </w:pPr>
      <w:ins w:author="" w:id="0">
        <w:r w:rsidDel="00000000" w:rsidR="00000000" w:rsidRPr="00000000">
          <w:rPr>
            <w:color w:val="ffffff"/>
            <w:rtl w:val="0"/>
          </w:rPr>
          <w:t xml:space="preserve">[1] </w:t>
        </w:r>
        <w:r w:rsidDel="00000000" w:rsidR="00000000" w:rsidRPr="00000000">
          <w:fldChar w:fldCharType="begin"/>
        </w:r>
        <w:r w:rsidDel="00000000" w:rsidR="00000000" w:rsidRPr="00000000">
          <w:instrText xml:space="preserve">HYPERLINK "https://my.clevelandclinic.org/health/diseases/parinaud-oculoglandular-syndrome"</w:instrText>
        </w:r>
        <w:r w:rsidDel="00000000" w:rsidR="00000000" w:rsidRPr="00000000">
          <w:fldChar w:fldCharType="separate"/>
        </w:r>
        <w:r w:rsidDel="00000000" w:rsidR="00000000" w:rsidRPr="00000000">
          <w:rPr>
            <w:color w:val="1155cc"/>
            <w:u w:val="single"/>
            <w:rtl w:val="0"/>
          </w:rPr>
          <w:t xml:space="preserve">https://my.clevelandclinic.org</w:t>
        </w:r>
        <w:r w:rsidDel="00000000" w:rsidR="00000000" w:rsidRPr="00000000">
          <w:fldChar w:fldCharType="end"/>
        </w:r>
        <w:r w:rsidDel="00000000" w:rsidR="00000000" w:rsidRPr="00000000">
          <w:rPr>
            <w:rtl w:val="0"/>
          </w:rPr>
        </w:r>
      </w:ins>
    </w:p>
    <w:p w:rsidR="00000000" w:rsidDel="00000000" w:rsidP="00000000" w:rsidRDefault="00000000" w:rsidRPr="00000000" w14:paraId="00000251">
      <w:pPr>
        <w:rPr>
          <w:ins w:author="" w:id="0"/>
          <w:color w:val="1155cc"/>
          <w:u w:val="single"/>
        </w:rPr>
      </w:pPr>
      <w:ins w:author="" w:id="0">
        <w:r w:rsidDel="00000000" w:rsidR="00000000" w:rsidRPr="00000000">
          <w:rPr>
            <w:color w:val="ffffff"/>
            <w:rtl w:val="0"/>
          </w:rPr>
          <w:t xml:space="preserve">[2] </w:t>
        </w:r>
        <w:r w:rsidDel="00000000" w:rsidR="00000000" w:rsidRPr="00000000">
          <w:fldChar w:fldCharType="begin"/>
        </w:r>
        <w:r w:rsidDel="00000000" w:rsidR="00000000" w:rsidRPr="00000000">
          <w:instrText xml:space="preserve">HYPERLINK "https://my.clevelandclinic.org/health/diseases/bartonellosis"</w:instrText>
        </w:r>
        <w:r w:rsidDel="00000000" w:rsidR="00000000" w:rsidRPr="00000000">
          <w:fldChar w:fldCharType="separate"/>
        </w:r>
        <w:r w:rsidDel="00000000" w:rsidR="00000000" w:rsidRPr="00000000">
          <w:rPr>
            <w:color w:val="1155cc"/>
            <w:u w:val="single"/>
            <w:rtl w:val="0"/>
          </w:rPr>
          <w:t xml:space="preserve">https://my.clevelandclinic.org</w:t>
        </w:r>
        <w:r w:rsidDel="00000000" w:rsidR="00000000" w:rsidRPr="00000000">
          <w:fldChar w:fldCharType="end"/>
        </w:r>
        <w:r w:rsidDel="00000000" w:rsidR="00000000" w:rsidRPr="00000000">
          <w:rPr>
            <w:rtl w:val="0"/>
          </w:rPr>
        </w:r>
      </w:ins>
    </w:p>
    <w:p w:rsidR="00000000" w:rsidDel="00000000" w:rsidP="00000000" w:rsidRDefault="00000000" w:rsidRPr="00000000" w14:paraId="00000252">
      <w:pPr>
        <w:rPr>
          <w:ins w:author="" w:id="0"/>
          <w:color w:val="1155cc"/>
          <w:u w:val="single"/>
        </w:rPr>
      </w:pPr>
      <w:ins w:author="" w:id="0">
        <w:r w:rsidDel="00000000" w:rsidR="00000000" w:rsidRPr="00000000">
          <w:rPr>
            <w:color w:val="ffffff"/>
            <w:rtl w:val="0"/>
          </w:rPr>
          <w:t xml:space="preserve">[3] </w:t>
        </w:r>
        <w:r w:rsidDel="00000000" w:rsidR="00000000" w:rsidRPr="00000000">
          <w:fldChar w:fldCharType="begin"/>
        </w:r>
        <w:r w:rsidDel="00000000" w:rsidR="00000000" w:rsidRPr="00000000">
          <w:instrText xml:space="preserve">HYPERLINK "https://quality.healthfinder.fl.gov/health-encyclopedia/HIE/1/000736"</w:instrText>
        </w:r>
        <w:r w:rsidDel="00000000" w:rsidR="00000000" w:rsidRPr="00000000">
          <w:fldChar w:fldCharType="separate"/>
        </w:r>
        <w:r w:rsidDel="00000000" w:rsidR="00000000" w:rsidRPr="00000000">
          <w:rPr>
            <w:color w:val="1155cc"/>
            <w:u w:val="single"/>
            <w:rtl w:val="0"/>
          </w:rPr>
          <w:t xml:space="preserve">https://quality.healthfinder.fl.gov</w:t>
        </w:r>
        <w:r w:rsidDel="00000000" w:rsidR="00000000" w:rsidRPr="00000000">
          <w:fldChar w:fldCharType="end"/>
        </w:r>
        <w:r w:rsidDel="00000000" w:rsidR="00000000" w:rsidRPr="00000000">
          <w:rPr>
            <w:rtl w:val="0"/>
          </w:rPr>
        </w:r>
      </w:ins>
    </w:p>
    <w:p w:rsidR="00000000" w:rsidDel="00000000" w:rsidP="00000000" w:rsidRDefault="00000000" w:rsidRPr="00000000" w14:paraId="00000253">
      <w:pPr>
        <w:rPr>
          <w:ins w:author="" w:id="0"/>
          <w:color w:val="1155cc"/>
          <w:u w:val="single"/>
        </w:rPr>
      </w:pPr>
      <w:ins w:author="" w:id="0">
        <w:r w:rsidDel="00000000" w:rsidR="00000000" w:rsidRPr="00000000">
          <w:rPr>
            <w:color w:val="ffffff"/>
            <w:rtl w:val="0"/>
          </w:rPr>
          <w:t xml:space="preserve">[4] </w:t>
        </w:r>
        <w:r w:rsidDel="00000000" w:rsidR="00000000" w:rsidRPr="00000000">
          <w:fldChar w:fldCharType="begin"/>
        </w:r>
        <w:r w:rsidDel="00000000" w:rsidR="00000000" w:rsidRPr="00000000">
          <w:instrText xml:space="preserve">HYPERLINK "https://rarediseases.org/rare-diseases/bartonellosis/"</w:instrText>
        </w:r>
        <w:r w:rsidDel="00000000" w:rsidR="00000000" w:rsidRPr="00000000">
          <w:fldChar w:fldCharType="separate"/>
        </w:r>
        <w:r w:rsidDel="00000000" w:rsidR="00000000" w:rsidRPr="00000000">
          <w:rPr>
            <w:color w:val="1155cc"/>
            <w:u w:val="single"/>
            <w:rtl w:val="0"/>
          </w:rPr>
          <w:t xml:space="preserve">https://rarediseases.org</w:t>
        </w:r>
        <w:r w:rsidDel="00000000" w:rsidR="00000000" w:rsidRPr="00000000">
          <w:fldChar w:fldCharType="end"/>
        </w:r>
        <w:r w:rsidDel="00000000" w:rsidR="00000000" w:rsidRPr="00000000">
          <w:rPr>
            <w:rtl w:val="0"/>
          </w:rPr>
        </w:r>
      </w:ins>
    </w:p>
    <w:p w:rsidR="00000000" w:rsidDel="00000000" w:rsidP="00000000" w:rsidRDefault="00000000" w:rsidRPr="00000000" w14:paraId="00000254">
      <w:pPr>
        <w:rPr>
          <w:ins w:author="" w:id="0"/>
          <w:color w:val="1155cc"/>
          <w:u w:val="single"/>
        </w:rPr>
      </w:pPr>
      <w:ins w:author="" w:id="0">
        <w:r w:rsidDel="00000000" w:rsidR="00000000" w:rsidRPr="00000000">
          <w:rPr>
            <w:color w:val="ffffff"/>
            <w:rtl w:val="0"/>
          </w:rPr>
          <w:t xml:space="preserve">[5] </w:t>
        </w:r>
        <w:r w:rsidDel="00000000" w:rsidR="00000000" w:rsidRPr="00000000">
          <w:fldChar w:fldCharType="begin"/>
        </w:r>
        <w:r w:rsidDel="00000000" w:rsidR="00000000" w:rsidRPr="00000000">
          <w:instrText xml:space="preserve">HYPERLINK "https://www.galaxydx.com/neuroretinitis-and-bartonella-cat-scratch-disease/"</w:instrText>
        </w:r>
        <w:r w:rsidDel="00000000" w:rsidR="00000000" w:rsidRPr="00000000">
          <w:fldChar w:fldCharType="separate"/>
        </w:r>
        <w:r w:rsidDel="00000000" w:rsidR="00000000" w:rsidRPr="00000000">
          <w:rPr>
            <w:color w:val="1155cc"/>
            <w:u w:val="single"/>
            <w:rtl w:val="0"/>
          </w:rPr>
          <w:t xml:space="preserve">https://www.galaxydx.com</w:t>
        </w:r>
        <w:r w:rsidDel="00000000" w:rsidR="00000000" w:rsidRPr="00000000">
          <w:fldChar w:fldCharType="end"/>
        </w:r>
        <w:r w:rsidDel="00000000" w:rsidR="00000000" w:rsidRPr="00000000">
          <w:rPr>
            <w:rtl w:val="0"/>
          </w:rPr>
        </w:r>
      </w:ins>
    </w:p>
    <w:p w:rsidR="00000000" w:rsidDel="00000000" w:rsidP="00000000" w:rsidRDefault="00000000" w:rsidRPr="00000000" w14:paraId="00000255">
      <w:pPr>
        <w:rPr>
          <w:ins w:author="" w:id="0"/>
          <w:color w:val="1155cc"/>
          <w:u w:val="single"/>
        </w:rPr>
      </w:pPr>
      <w:ins w:author="" w:id="0">
        <w:r w:rsidDel="00000000" w:rsidR="00000000" w:rsidRPr="00000000">
          <w:rPr>
            <w:color w:val="ffffff"/>
            <w:rtl w:val="0"/>
          </w:rPr>
          <w:t xml:space="preserve">[6] </w:t>
        </w:r>
        <w:r w:rsidDel="00000000" w:rsidR="00000000" w:rsidRPr="00000000">
          <w:fldChar w:fldCharType="begin"/>
        </w:r>
        <w:r w:rsidDel="00000000" w:rsidR="00000000" w:rsidRPr="00000000">
          <w:instrText xml:space="preserve">HYPERLINK "https://eyewiki.org/Parinaud_Oculoglandular_Syndrome"</w:instrText>
        </w:r>
        <w:r w:rsidDel="00000000" w:rsidR="00000000" w:rsidRPr="00000000">
          <w:fldChar w:fldCharType="separate"/>
        </w:r>
        <w:r w:rsidDel="00000000" w:rsidR="00000000" w:rsidRPr="00000000">
          <w:rPr>
            <w:color w:val="1155cc"/>
            <w:u w:val="single"/>
            <w:rtl w:val="0"/>
          </w:rPr>
          <w:t xml:space="preserve">https://eyewiki.org</w:t>
        </w:r>
        <w:r w:rsidDel="00000000" w:rsidR="00000000" w:rsidRPr="00000000">
          <w:fldChar w:fldCharType="end"/>
        </w:r>
        <w:r w:rsidDel="00000000" w:rsidR="00000000" w:rsidRPr="00000000">
          <w:rPr>
            <w:rtl w:val="0"/>
          </w:rPr>
        </w:r>
      </w:ins>
    </w:p>
    <w:p w:rsidR="00000000" w:rsidDel="00000000" w:rsidP="00000000" w:rsidRDefault="00000000" w:rsidRPr="00000000" w14:paraId="00000256">
      <w:pPr>
        <w:rPr>
          <w:ins w:author="" w:id="0"/>
          <w:color w:val="1155cc"/>
          <w:u w:val="single"/>
        </w:rPr>
      </w:pPr>
      <w:ins w:author="" w:id="0">
        <w:r w:rsidDel="00000000" w:rsidR="00000000" w:rsidRPr="00000000">
          <w:rPr>
            <w:color w:val="ffffff"/>
            <w:rtl w:val="0"/>
          </w:rPr>
          <w:t xml:space="preserve">[7] </w:t>
        </w:r>
        <w:r w:rsidDel="00000000" w:rsidR="00000000" w:rsidRPr="00000000">
          <w:fldChar w:fldCharType="begin"/>
        </w:r>
        <w:r w:rsidDel="00000000" w:rsidR="00000000" w:rsidRPr="00000000">
          <w:instrText xml:space="preserve">HYPERLINK "https://www.webmd.com/a-to-z-guides/what-is-bartonellosis"</w:instrText>
        </w:r>
        <w:r w:rsidDel="00000000" w:rsidR="00000000" w:rsidRPr="00000000">
          <w:fldChar w:fldCharType="separate"/>
        </w:r>
        <w:r w:rsidDel="00000000" w:rsidR="00000000" w:rsidRPr="00000000">
          <w:rPr>
            <w:color w:val="1155cc"/>
            <w:u w:val="single"/>
            <w:rtl w:val="0"/>
          </w:rPr>
          <w:t xml:space="preserve">https://www.webmd.com</w:t>
        </w:r>
        <w:r w:rsidDel="00000000" w:rsidR="00000000" w:rsidRPr="00000000">
          <w:fldChar w:fldCharType="end"/>
        </w:r>
        <w:r w:rsidDel="00000000" w:rsidR="00000000" w:rsidRPr="00000000">
          <w:rPr>
            <w:rtl w:val="0"/>
          </w:rPr>
        </w:r>
      </w:ins>
    </w:p>
    <w:p w:rsidR="00000000" w:rsidDel="00000000" w:rsidP="00000000" w:rsidRDefault="00000000" w:rsidRPr="00000000" w14:paraId="00000257">
      <w:pPr>
        <w:rPr>
          <w:ins w:author="" w:id="0"/>
          <w:color w:val="1155cc"/>
          <w:u w:val="single"/>
        </w:rPr>
      </w:pPr>
      <w:ins w:author="" w:id="0">
        <w:r w:rsidDel="00000000" w:rsidR="00000000" w:rsidRPr="00000000">
          <w:rPr>
            <w:color w:val="ffffff"/>
            <w:rtl w:val="0"/>
          </w:rPr>
          <w:t xml:space="preserve">[8] </w:t>
        </w:r>
        <w:r w:rsidDel="00000000" w:rsidR="00000000" w:rsidRPr="00000000">
          <w:fldChar w:fldCharType="begin"/>
        </w:r>
        <w:r w:rsidDel="00000000" w:rsidR="00000000" w:rsidRPr="00000000">
          <w:instrText xml:space="preserve">HYPERLINK "https://www.ticklab.org/bartonellosis"</w:instrText>
        </w:r>
        <w:r w:rsidDel="00000000" w:rsidR="00000000" w:rsidRPr="00000000">
          <w:fldChar w:fldCharType="separate"/>
        </w:r>
        <w:r w:rsidDel="00000000" w:rsidR="00000000" w:rsidRPr="00000000">
          <w:rPr>
            <w:color w:val="1155cc"/>
            <w:u w:val="single"/>
            <w:rtl w:val="0"/>
          </w:rPr>
          <w:t xml:space="preserve">https://www.ticklab.org</w:t>
        </w:r>
        <w:r w:rsidDel="00000000" w:rsidR="00000000" w:rsidRPr="00000000">
          <w:fldChar w:fldCharType="end"/>
        </w:r>
        <w:r w:rsidDel="00000000" w:rsidR="00000000" w:rsidRPr="00000000">
          <w:rPr>
            <w:rtl w:val="0"/>
          </w:rPr>
        </w:r>
      </w:ins>
    </w:p>
    <w:p w:rsidR="00000000" w:rsidDel="00000000" w:rsidP="00000000" w:rsidRDefault="00000000" w:rsidRPr="00000000" w14:paraId="00000258">
      <w:pPr>
        <w:rPr>
          <w:ins w:author="" w:id="0"/>
          <w:color w:val="1155cc"/>
          <w:u w:val="single"/>
        </w:rPr>
      </w:pPr>
      <w:ins w:author="" w:id="0">
        <w:r w:rsidDel="00000000" w:rsidR="00000000" w:rsidRPr="00000000">
          <w:rPr>
            <w:color w:val="ffffff"/>
            <w:rtl w:val="0"/>
          </w:rPr>
          <w:t xml:space="preserve">[9] </w:t>
        </w:r>
        <w:r w:rsidDel="00000000" w:rsidR="00000000" w:rsidRPr="00000000">
          <w:fldChar w:fldCharType="begin"/>
        </w:r>
        <w:r w:rsidDel="00000000" w:rsidR="00000000" w:rsidRPr="00000000">
          <w:instrText xml:space="preserve">HYPERLINK "https://www.medmaps.org/bartonella-in-children/"</w:instrText>
        </w:r>
        <w:r w:rsidDel="00000000" w:rsidR="00000000" w:rsidRPr="00000000">
          <w:fldChar w:fldCharType="separate"/>
        </w:r>
        <w:r w:rsidDel="00000000" w:rsidR="00000000" w:rsidRPr="00000000">
          <w:rPr>
            <w:color w:val="1155cc"/>
            <w:u w:val="single"/>
            <w:rtl w:val="0"/>
          </w:rPr>
          <w:t xml:space="preserve">https://www.medmaps.org</w:t>
        </w:r>
        <w:r w:rsidDel="00000000" w:rsidR="00000000" w:rsidRPr="00000000">
          <w:fldChar w:fldCharType="end"/>
        </w:r>
        <w:r w:rsidDel="00000000" w:rsidR="00000000" w:rsidRPr="00000000">
          <w:rPr>
            <w:rtl w:val="0"/>
          </w:rPr>
        </w:r>
      </w:ins>
    </w:p>
    <w:p w:rsidR="00000000" w:rsidDel="00000000" w:rsidP="00000000" w:rsidRDefault="00000000" w:rsidRPr="00000000" w14:paraId="00000259">
      <w:pPr>
        <w:rPr>
          <w:ins w:author="" w:id="0"/>
          <w:color w:val="1155cc"/>
          <w:u w:val="single"/>
        </w:rPr>
      </w:pPr>
      <w:ins w:author="" w:id="0">
        <w:r w:rsidDel="00000000" w:rsidR="00000000" w:rsidRPr="00000000">
          <w:rPr>
            <w:color w:val="ffffff"/>
            <w:rtl w:val="0"/>
          </w:rPr>
          <w:t xml:space="preserve">[10] </w:t>
        </w:r>
        <w:r w:rsidDel="00000000" w:rsidR="00000000" w:rsidRPr="00000000">
          <w:fldChar w:fldCharType="begin"/>
        </w:r>
        <w:r w:rsidDel="00000000" w:rsidR="00000000" w:rsidRPr="00000000">
          <w:instrText xml:space="preserve">HYPERLINK "https://pmc.ncbi.nlm.nih.gov/articles/PMC10861063/"</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5A">
      <w:pPr>
        <w:rPr>
          <w:ins w:author="" w:id="0"/>
          <w:color w:val="1155cc"/>
          <w:u w:val="single"/>
        </w:rPr>
      </w:pPr>
      <w:ins w:author="" w:id="0">
        <w:r w:rsidDel="00000000" w:rsidR="00000000" w:rsidRPr="00000000">
          <w:rPr>
            <w:color w:val="ffffff"/>
            <w:rtl w:val="0"/>
          </w:rPr>
          <w:t xml:space="preserve">[11] </w:t>
        </w:r>
        <w:r w:rsidDel="00000000" w:rsidR="00000000" w:rsidRPr="00000000">
          <w:fldChar w:fldCharType="begin"/>
        </w:r>
        <w:r w:rsidDel="00000000" w:rsidR="00000000" w:rsidRPr="00000000">
          <w:instrText xml:space="preserve">HYPERLINK "https://pmc.ncbi.nlm.nih.gov/articles/PMC7558689/"</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5B">
      <w:pPr>
        <w:rPr>
          <w:ins w:author="" w:id="0"/>
          <w:color w:val="1155cc"/>
          <w:u w:val="single"/>
        </w:rPr>
      </w:pPr>
      <w:ins w:author="" w:id="0">
        <w:r w:rsidDel="00000000" w:rsidR="00000000" w:rsidRPr="00000000">
          <w:rPr>
            <w:color w:val="ffffff"/>
            <w:rtl w:val="0"/>
          </w:rPr>
          <w:t xml:space="preserve">[12] </w:t>
        </w:r>
        <w:r w:rsidDel="00000000" w:rsidR="00000000" w:rsidRPr="00000000">
          <w:fldChar w:fldCharType="begin"/>
        </w:r>
        <w:r w:rsidDel="00000000" w:rsidR="00000000" w:rsidRPr="00000000">
          <w:instrText xml:space="preserve">HYPERLINK "https://pmc.ncbi.nlm.nih.gov/articles/PMC7790105/"</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5C">
      <w:pPr>
        <w:rPr>
          <w:ins w:author="" w:id="0"/>
          <w:color w:val="1155cc"/>
          <w:u w:val="single"/>
        </w:rPr>
      </w:pPr>
      <w:ins w:author="" w:id="0">
        <w:r w:rsidDel="00000000" w:rsidR="00000000" w:rsidRPr="00000000">
          <w:rPr>
            <w:color w:val="ffffff"/>
            <w:rtl w:val="0"/>
          </w:rPr>
          <w:t xml:space="preserve">[13] </w:t>
        </w:r>
        <w:r w:rsidDel="00000000" w:rsidR="00000000" w:rsidRPr="00000000">
          <w:fldChar w:fldCharType="begin"/>
        </w:r>
        <w:r w:rsidDel="00000000" w:rsidR="00000000" w:rsidRPr="00000000">
          <w:instrText xml:space="preserve">HYPERLINK "https://pmc.ncbi.nlm.nih.gov/articles/PMC11332965/"</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5D">
      <w:pPr>
        <w:rPr>
          <w:ins w:author="" w:id="0"/>
          <w:color w:val="1155cc"/>
          <w:u w:val="single"/>
        </w:rPr>
      </w:pPr>
      <w:ins w:author="" w:id="0">
        <w:r w:rsidDel="00000000" w:rsidR="00000000" w:rsidRPr="00000000">
          <w:rPr>
            <w:color w:val="ffffff"/>
            <w:rtl w:val="0"/>
          </w:rPr>
          <w:t xml:space="preserve">[14] </w:t>
        </w:r>
        <w:r w:rsidDel="00000000" w:rsidR="00000000" w:rsidRPr="00000000">
          <w:fldChar w:fldCharType="begin"/>
        </w:r>
        <w:r w:rsidDel="00000000" w:rsidR="00000000" w:rsidRPr="00000000">
          <w:instrText xml:space="preserve">HYPERLINK "https://www.sciencedirect.com/science/article/abs/pii/S0001706X25000324"</w:instrText>
        </w:r>
        <w:r w:rsidDel="00000000" w:rsidR="00000000" w:rsidRPr="00000000">
          <w:fldChar w:fldCharType="separate"/>
        </w:r>
        <w:r w:rsidDel="00000000" w:rsidR="00000000" w:rsidRPr="00000000">
          <w:rPr>
            <w:color w:val="1155cc"/>
            <w:u w:val="single"/>
            <w:rtl w:val="0"/>
          </w:rPr>
          <w:t xml:space="preserve">https://www.sciencedirect.com</w:t>
        </w:r>
        <w:r w:rsidDel="00000000" w:rsidR="00000000" w:rsidRPr="00000000">
          <w:fldChar w:fldCharType="end"/>
        </w:r>
        <w:r w:rsidDel="00000000" w:rsidR="00000000" w:rsidRPr="00000000">
          <w:rPr>
            <w:rtl w:val="0"/>
          </w:rPr>
        </w:r>
      </w:ins>
    </w:p>
    <w:p w:rsidR="00000000" w:rsidDel="00000000" w:rsidP="00000000" w:rsidRDefault="00000000" w:rsidRPr="00000000" w14:paraId="0000025E">
      <w:pPr>
        <w:rPr>
          <w:ins w:author="" w:id="0"/>
          <w:color w:val="1155cc"/>
          <w:u w:val="single"/>
        </w:rPr>
      </w:pPr>
      <w:ins w:author="" w:id="0">
        <w:r w:rsidDel="00000000" w:rsidR="00000000" w:rsidRPr="00000000">
          <w:rPr>
            <w:color w:val="ffffff"/>
            <w:rtl w:val="0"/>
          </w:rPr>
          <w:t xml:space="preserve">[15] </w:t>
        </w:r>
        <w:r w:rsidDel="00000000" w:rsidR="00000000" w:rsidRPr="00000000">
          <w:fldChar w:fldCharType="begin"/>
        </w:r>
        <w:r w:rsidDel="00000000" w:rsidR="00000000" w:rsidRPr="00000000">
          <w:instrText xml:space="preserve">HYPERLINK "https://drtaniadempsey.com/vector-borne-infections-focus-on-bartonella/"</w:instrText>
        </w:r>
        <w:r w:rsidDel="00000000" w:rsidR="00000000" w:rsidRPr="00000000">
          <w:fldChar w:fldCharType="separate"/>
        </w:r>
        <w:r w:rsidDel="00000000" w:rsidR="00000000" w:rsidRPr="00000000">
          <w:rPr>
            <w:color w:val="1155cc"/>
            <w:u w:val="single"/>
            <w:rtl w:val="0"/>
          </w:rPr>
          <w:t xml:space="preserve">https://drtaniadempsey.com</w:t>
        </w:r>
        <w:r w:rsidDel="00000000" w:rsidR="00000000" w:rsidRPr="00000000">
          <w:fldChar w:fldCharType="end"/>
        </w:r>
        <w:r w:rsidDel="00000000" w:rsidR="00000000" w:rsidRPr="00000000">
          <w:rPr>
            <w:rtl w:val="0"/>
          </w:rPr>
        </w:r>
      </w:ins>
    </w:p>
    <w:p w:rsidR="00000000" w:rsidDel="00000000" w:rsidP="00000000" w:rsidRDefault="00000000" w:rsidRPr="00000000" w14:paraId="0000025F">
      <w:pPr>
        <w:rPr>
          <w:ins w:author="" w:id="0"/>
          <w:color w:val="1155cc"/>
          <w:u w:val="single"/>
        </w:rPr>
      </w:pPr>
      <w:ins w:author="" w:id="0">
        <w:r w:rsidDel="00000000" w:rsidR="00000000" w:rsidRPr="00000000">
          <w:rPr>
            <w:color w:val="ffffff"/>
            <w:rtl w:val="0"/>
          </w:rPr>
          <w:t xml:space="preserve">[16] </w:t>
        </w:r>
        <w:r w:rsidDel="00000000" w:rsidR="00000000" w:rsidRPr="00000000">
          <w:fldChar w:fldCharType="begin"/>
        </w:r>
        <w:r w:rsidDel="00000000" w:rsidR="00000000" w:rsidRPr="00000000">
          <w:instrText xml:space="preserve">HYPERLINK "https://pmc.ncbi.nlm.nih.gov/articles/PMC11981143/"</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60">
      <w:pPr>
        <w:rPr>
          <w:ins w:author="" w:id="0"/>
          <w:color w:val="1155cc"/>
          <w:u w:val="single"/>
        </w:rPr>
      </w:pPr>
      <w:ins w:author="" w:id="0">
        <w:r w:rsidDel="00000000" w:rsidR="00000000" w:rsidRPr="00000000">
          <w:rPr>
            <w:color w:val="ffffff"/>
            <w:rtl w:val="0"/>
          </w:rPr>
          <w:t xml:space="preserve">[17] </w:t>
        </w:r>
        <w:r w:rsidDel="00000000" w:rsidR="00000000" w:rsidRPr="00000000">
          <w:fldChar w:fldCharType="begin"/>
        </w:r>
        <w:r w:rsidDel="00000000" w:rsidR="00000000" w:rsidRPr="00000000">
          <w:instrText xml:space="preserve">HYPERLINK "https://pmc.ncbi.nlm.nih.gov/articles/PMC11945866/"</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61">
      <w:pPr>
        <w:rPr>
          <w:ins w:author="" w:id="0"/>
          <w:color w:val="1155cc"/>
          <w:u w:val="single"/>
        </w:rPr>
      </w:pPr>
      <w:ins w:author="" w:id="0">
        <w:r w:rsidDel="00000000" w:rsidR="00000000" w:rsidRPr="00000000">
          <w:rPr>
            <w:color w:val="ffffff"/>
            <w:rtl w:val="0"/>
          </w:rPr>
          <w:t xml:space="preserve">[18] </w:t>
        </w:r>
        <w:r w:rsidDel="00000000" w:rsidR="00000000" w:rsidRPr="00000000">
          <w:fldChar w:fldCharType="begin"/>
        </w:r>
        <w:r w:rsidDel="00000000" w:rsidR="00000000" w:rsidRPr="00000000">
          <w:instrText xml:space="preserve">HYPERLINK "https://emedicine.medscape.com/article/213169-clinical"</w:instrText>
        </w:r>
        <w:r w:rsidDel="00000000" w:rsidR="00000000" w:rsidRPr="00000000">
          <w:fldChar w:fldCharType="separate"/>
        </w:r>
        <w:r w:rsidDel="00000000" w:rsidR="00000000" w:rsidRPr="00000000">
          <w:rPr>
            <w:color w:val="1155cc"/>
            <w:u w:val="single"/>
            <w:rtl w:val="0"/>
          </w:rPr>
          <w:t xml:space="preserve">https://emedicine.medscape.com</w:t>
        </w:r>
        <w:r w:rsidDel="00000000" w:rsidR="00000000" w:rsidRPr="00000000">
          <w:fldChar w:fldCharType="end"/>
        </w:r>
        <w:r w:rsidDel="00000000" w:rsidR="00000000" w:rsidRPr="00000000">
          <w:rPr>
            <w:rtl w:val="0"/>
          </w:rPr>
        </w:r>
      </w:ins>
    </w:p>
    <w:p w:rsidR="00000000" w:rsidDel="00000000" w:rsidP="00000000" w:rsidRDefault="00000000" w:rsidRPr="00000000" w14:paraId="00000262">
      <w:pPr>
        <w:rPr>
          <w:ins w:author="" w:id="0"/>
          <w:color w:val="1155cc"/>
          <w:u w:val="single"/>
        </w:rPr>
      </w:pPr>
      <w:ins w:author="" w:id="0">
        <w:r w:rsidDel="00000000" w:rsidR="00000000" w:rsidRPr="00000000">
          <w:rPr>
            <w:color w:val="ffffff"/>
            <w:rtl w:val="0"/>
          </w:rPr>
          <w:t xml:space="preserve">[19] </w:t>
        </w:r>
        <w:r w:rsidDel="00000000" w:rsidR="00000000" w:rsidRPr="00000000">
          <w:fldChar w:fldCharType="begin"/>
        </w:r>
        <w:r w:rsidDel="00000000" w:rsidR="00000000" w:rsidRPr="00000000">
          <w:instrText xml:space="preserve">HYPERLINK "https://medlineplus.gov/ency/article/000736.htm"</w:instrText>
        </w:r>
        <w:r w:rsidDel="00000000" w:rsidR="00000000" w:rsidRPr="00000000">
          <w:fldChar w:fldCharType="separate"/>
        </w:r>
        <w:r w:rsidDel="00000000" w:rsidR="00000000" w:rsidRPr="00000000">
          <w:rPr>
            <w:color w:val="1155cc"/>
            <w:u w:val="single"/>
            <w:rtl w:val="0"/>
          </w:rPr>
          <w:t xml:space="preserve">https://medlineplus.gov</w:t>
        </w:r>
        <w:r w:rsidDel="00000000" w:rsidR="00000000" w:rsidRPr="00000000">
          <w:fldChar w:fldCharType="end"/>
        </w:r>
        <w:r w:rsidDel="00000000" w:rsidR="00000000" w:rsidRPr="00000000">
          <w:rPr>
            <w:rtl w:val="0"/>
          </w:rPr>
        </w:r>
      </w:ins>
    </w:p>
    <w:p w:rsidR="00000000" w:rsidDel="00000000" w:rsidP="00000000" w:rsidRDefault="00000000" w:rsidRPr="00000000" w14:paraId="00000263">
      <w:pPr>
        <w:rPr>
          <w:ins w:author="" w:id="0"/>
          <w:color w:val="1155cc"/>
          <w:u w:val="single"/>
        </w:rPr>
      </w:pPr>
      <w:ins w:author="" w:id="0">
        <w:r w:rsidDel="00000000" w:rsidR="00000000" w:rsidRPr="00000000">
          <w:rPr>
            <w:color w:val="ffffff"/>
            <w:rtl w:val="0"/>
          </w:rPr>
          <w:t xml:space="preserve">[20] </w:t>
        </w:r>
        <w:r w:rsidDel="00000000" w:rsidR="00000000" w:rsidRPr="00000000">
          <w:fldChar w:fldCharType="begin"/>
        </w:r>
        <w:r w:rsidDel="00000000" w:rsidR="00000000" w:rsidRPr="00000000">
          <w:instrText xml:space="preserve">HYPERLINK "https://pubmed.ncbi.nlm.nih.gov/38674610/"</w:instrText>
        </w:r>
        <w:r w:rsidDel="00000000" w:rsidR="00000000" w:rsidRPr="00000000">
          <w:fldChar w:fldCharType="separate"/>
        </w:r>
        <w:r w:rsidDel="00000000" w:rsidR="00000000" w:rsidRPr="00000000">
          <w:rPr>
            <w:color w:val="1155cc"/>
            <w:u w:val="single"/>
            <w:rtl w:val="0"/>
          </w:rPr>
          <w:t xml:space="preserve">https://pubmed.ncbi.nlm.nih.gov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64">
      <w:pPr>
        <w:rPr>
          <w:ins w:author="" w:id="0"/>
          <w:color w:val="1155cc"/>
          <w:u w:val="single"/>
        </w:rPr>
      </w:pPr>
      <w:ins w:author="" w:id="0">
        <w:r w:rsidDel="00000000" w:rsidR="00000000" w:rsidRPr="00000000">
          <w:rPr>
            <w:color w:val="ffffff"/>
            <w:rtl w:val="0"/>
          </w:rPr>
          <w:t xml:space="preserve">[21] </w:t>
        </w:r>
        <w:r w:rsidDel="00000000" w:rsidR="00000000" w:rsidRPr="00000000">
          <w:fldChar w:fldCharType="begin"/>
        </w:r>
        <w:r w:rsidDel="00000000" w:rsidR="00000000" w:rsidRPr="00000000">
          <w:instrText xml:space="preserve">HYPERLINK "https://stevenphillipsmd.com/lyme-bartonella/bartonella/"</w:instrText>
        </w:r>
        <w:r w:rsidDel="00000000" w:rsidR="00000000" w:rsidRPr="00000000">
          <w:fldChar w:fldCharType="separate"/>
        </w:r>
        <w:r w:rsidDel="00000000" w:rsidR="00000000" w:rsidRPr="00000000">
          <w:rPr>
            <w:color w:val="1155cc"/>
            <w:u w:val="single"/>
            <w:rtl w:val="0"/>
          </w:rPr>
          <w:t xml:space="preserve">https://stevenphillipsmd.com</w:t>
        </w:r>
        <w:r w:rsidDel="00000000" w:rsidR="00000000" w:rsidRPr="00000000">
          <w:fldChar w:fldCharType="end"/>
        </w:r>
        <w:r w:rsidDel="00000000" w:rsidR="00000000" w:rsidRPr="00000000">
          <w:rPr>
            <w:rtl w:val="0"/>
          </w:rPr>
        </w:r>
      </w:ins>
    </w:p>
    <w:p w:rsidR="00000000" w:rsidDel="00000000" w:rsidP="00000000" w:rsidRDefault="00000000" w:rsidRPr="00000000" w14:paraId="00000265">
      <w:pPr>
        <w:rPr>
          <w:ins w:author="" w:id="0"/>
          <w:color w:val="1155cc"/>
          <w:u w:val="single"/>
        </w:rPr>
      </w:pPr>
      <w:ins w:author="" w:id="0">
        <w:r w:rsidDel="00000000" w:rsidR="00000000" w:rsidRPr="00000000">
          <w:rPr>
            <w:color w:val="ffffff"/>
            <w:rtl w:val="0"/>
          </w:rPr>
          <w:t xml:space="preserve">[22] </w:t>
        </w:r>
        <w:r w:rsidDel="00000000" w:rsidR="00000000" w:rsidRPr="00000000">
          <w:fldChar w:fldCharType="begin"/>
        </w:r>
        <w:r w:rsidDel="00000000" w:rsidR="00000000" w:rsidRPr="00000000">
          <w:instrText xml:space="preserve">HYPERLINK "https://pmc.ncbi.nlm.nih.gov/articles/PMC8853666/"</w:instrText>
        </w:r>
        <w:r w:rsidDel="00000000" w:rsidR="00000000" w:rsidRPr="00000000">
          <w:fldChar w:fldCharType="separate"/>
        </w:r>
        <w:r w:rsidDel="00000000" w:rsidR="00000000" w:rsidRPr="00000000">
          <w:rPr>
            <w:color w:val="1155cc"/>
            <w:u w:val="single"/>
            <w:rtl w:val="0"/>
          </w:rPr>
          <w:t xml:space="preserve">https://pmc.ncbi.nlm.nih.gov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66">
      <w:pPr>
        <w:rPr>
          <w:ins w:author="" w:id="0"/>
        </w:rPr>
      </w:pPr>
      <w:ins w:author="" w:id="0">
        <w:r w:rsidDel="00000000" w:rsidR="00000000" w:rsidRPr="00000000">
          <w:rPr>
            <w:rtl w:val="0"/>
          </w:rPr>
        </w:r>
      </w:ins>
    </w:p>
    <w:p w:rsidR="00000000" w:rsidDel="00000000" w:rsidP="00000000" w:rsidRDefault="00000000" w:rsidRPr="00000000" w14:paraId="00000267">
      <w:pPr>
        <w:rPr>
          <w:ins w:author="" w:id="0"/>
        </w:rPr>
      </w:pPr>
      <w:ins w:author="" w:id="0">
        <w:r w:rsidDel="00000000" w:rsidR="00000000" w:rsidRPr="00000000">
          <w:rPr>
            <w:rtl w:val="0"/>
          </w:rPr>
        </w:r>
      </w:ins>
    </w:p>
    <w:p w:rsidR="00000000" w:rsidDel="00000000" w:rsidP="00000000" w:rsidRDefault="00000000" w:rsidRPr="00000000" w14:paraId="00000268">
      <w:pPr>
        <w:spacing w:after="240" w:before="240" w:lineRule="auto"/>
        <w:rPr>
          <w:ins w:author="" w:id="0"/>
          <w:color w:val="ffffff"/>
        </w:rPr>
      </w:pPr>
      <w:ins w:author="" w:id="0">
        <w:r w:rsidDel="00000000" w:rsidR="00000000" w:rsidRPr="00000000">
          <w:rPr>
            <w:color w:val="ffffff"/>
            <w:rtl w:val="0"/>
          </w:rPr>
          <w:t xml:space="preserve">Actually, it is the other way around: the infection usually starts in the </w:t>
        </w:r>
        <w:r w:rsidDel="00000000" w:rsidR="00000000" w:rsidRPr="00000000">
          <w:rPr>
            <w:b w:val="1"/>
            <w:bCs w:val="1"/>
            <w:color w:val="ffffff"/>
            <w:rtl w:val="0"/>
          </w:rPr>
          <w:t xml:space="preserve">eye</w:t>
        </w:r>
        <w:r w:rsidDel="00000000" w:rsidR="00000000" w:rsidRPr="00000000">
          <w:rPr>
            <w:color w:val="ffffff"/>
            <w:rtl w:val="0"/>
          </w:rPr>
          <w:t xml:space="preserve"> and then travels to the </w:t>
        </w:r>
        <w:r w:rsidDel="00000000" w:rsidR="00000000" w:rsidRPr="00000000">
          <w:rPr>
            <w:b w:val="1"/>
            <w:bCs w:val="1"/>
            <w:color w:val="ffffff"/>
            <w:rtl w:val="0"/>
          </w:rPr>
          <w:t xml:space="preserve">node behind the ear</w:t>
        </w:r>
        <w:r w:rsidDel="00000000" w:rsidR="00000000" w:rsidRPr="00000000">
          <w:rPr>
            <w:color w:val="ffffff"/>
            <w:rtl w:val="0"/>
          </w:rPr>
          <w:t xml:space="preserve">.</w:t>
        </w:r>
      </w:ins>
    </w:p>
    <w:p w:rsidR="00000000" w:rsidDel="00000000" w:rsidP="00000000" w:rsidRDefault="00000000" w:rsidRPr="00000000" w14:paraId="00000269">
      <w:pPr>
        <w:spacing w:after="240" w:before="240" w:lineRule="auto"/>
        <w:rPr>
          <w:ins w:author="" w:id="0"/>
          <w:color w:val="ffffff"/>
        </w:rPr>
      </w:pPr>
      <w:ins w:author="" w:id="0">
        <w:r w:rsidDel="00000000" w:rsidR="00000000" w:rsidRPr="00000000">
          <w:rPr>
            <w:color w:val="ffffff"/>
            <w:rtl w:val="0"/>
          </w:rPr>
          <w:t xml:space="preserve">Here is why it typically stays in </w:t>
        </w:r>
        <w:r w:rsidDel="00000000" w:rsidR="00000000" w:rsidRPr="00000000">
          <w:rPr>
            <w:b w:val="1"/>
            <w:bCs w:val="1"/>
            <w:color w:val="ffffff"/>
            <w:rtl w:val="0"/>
          </w:rPr>
          <w:t xml:space="preserve">one eye</w:t>
        </w:r>
        <w:r w:rsidDel="00000000" w:rsidR="00000000" w:rsidRPr="00000000">
          <w:rPr>
            <w:color w:val="ffffff"/>
            <w:rtl w:val="0"/>
          </w:rPr>
          <w:t xml:space="preserve"> and why the node is only on that side:</w:t>
        </w:r>
      </w:ins>
    </w:p>
    <w:p w:rsidR="00000000" w:rsidDel="00000000" w:rsidP="00000000" w:rsidRDefault="00000000" w:rsidRPr="00000000" w14:paraId="0000026A">
      <w:pPr>
        <w:pStyle w:val="Heading2"/>
        <w:keepNext w:val="0"/>
        <w:keepLines w:val="0"/>
        <w:spacing w:after="80" w:lineRule="auto"/>
        <w:rPr>
          <w:ins w:author="" w:id="0"/>
          <w:color w:val="ffffff"/>
          <w:sz w:val="30"/>
          <w:szCs w:val="30"/>
        </w:rPr>
      </w:pPr>
      <w:ins w:author="" w:id="0">
        <w:bookmarkStart w:colFirst="0" w:colLast="0" w:name="_uff2txy620na" w:id="28"/>
        <w:bookmarkEnd w:id="28"/>
        <w:r w:rsidDel="00000000" w:rsidR="00000000" w:rsidRPr="00000000">
          <w:rPr>
            <w:color w:val="ffffff"/>
            <w:sz w:val="30"/>
            <w:szCs w:val="30"/>
            <w:rtl w:val="0"/>
          </w:rPr>
          <w:t xml:space="preserve">1. The "Drainage" Path</w:t>
        </w:r>
      </w:ins>
    </w:p>
    <w:p w:rsidR="00000000" w:rsidDel="00000000" w:rsidP="00000000" w:rsidRDefault="00000000" w:rsidRPr="00000000" w14:paraId="0000026B">
      <w:pPr>
        <w:spacing w:after="240" w:before="240" w:lineRule="auto"/>
        <w:rPr>
          <w:ins w:author="" w:id="0"/>
          <w:color w:val="ffffff"/>
        </w:rPr>
      </w:pPr>
      <w:ins w:author="" w:id="0">
        <w:r w:rsidDel="00000000" w:rsidR="00000000" w:rsidRPr="00000000">
          <w:rPr>
            <w:color w:val="ffffff"/>
            <w:rtl w:val="0"/>
          </w:rPr>
          <w:t xml:space="preserve">Your lymph nodes act like a filter system for specific zones of your body. The node you found under/behind the left ear (the </w:t>
        </w:r>
        <w:r w:rsidDel="00000000" w:rsidR="00000000" w:rsidRPr="00000000">
          <w:rPr>
            <w:b w:val="1"/>
            <w:bCs w:val="1"/>
            <w:color w:val="ffffff"/>
            <w:rtl w:val="0"/>
          </w:rPr>
          <w:t xml:space="preserve">preauricular</w:t>
        </w:r>
        <w:r w:rsidDel="00000000" w:rsidR="00000000" w:rsidRPr="00000000">
          <w:rPr>
            <w:color w:val="ffffff"/>
            <w:rtl w:val="0"/>
          </w:rPr>
          <w:t xml:space="preserve"> node) is the primary "drain" for the </w:t>
        </w:r>
        <w:r w:rsidDel="00000000" w:rsidR="00000000" w:rsidRPr="00000000">
          <w:rPr>
            <w:b w:val="1"/>
            <w:bCs w:val="1"/>
            <w:color w:val="ffffff"/>
            <w:rtl w:val="0"/>
          </w:rPr>
          <w:t xml:space="preserve">left eye</w:t>
        </w:r>
        <w:r w:rsidDel="00000000" w:rsidR="00000000" w:rsidRPr="00000000">
          <w:rPr>
            <w:color w:val="ffffff"/>
            <w:rtl w:val="0"/>
          </w:rPr>
          <w:t xml:space="preserve"> and the left side of the forehead.</w:t>
        </w:r>
      </w:ins>
    </w:p>
    <w:p w:rsidR="00000000" w:rsidDel="00000000" w:rsidP="00000000" w:rsidRDefault="00000000" w:rsidRPr="00000000" w14:paraId="0000026C">
      <w:pPr>
        <w:numPr>
          <w:ilvl w:val="0"/>
          <w:numId w:val="21"/>
        </w:numPr>
        <w:spacing w:after="0" w:afterAutospacing="0" w:before="240" w:lineRule="auto"/>
        <w:ind w:left="720" w:hanging="360"/>
        <w:rPr>
          <w:ins w:author="" w:id="0"/>
        </w:rPr>
      </w:pPr>
      <w:ins w:author="" w:id="0">
        <w:r w:rsidDel="00000000" w:rsidR="00000000" w:rsidRPr="00000000">
          <w:rPr>
            <w:color w:val="ffffff"/>
            <w:rtl w:val="0"/>
          </w:rPr>
          <w:t xml:space="preserve">If a virus or bacteria enters the left eye, that specific node will swell up as it tries to fight the infection.</w:t>
        </w:r>
      </w:ins>
    </w:p>
    <w:p w:rsidR="00000000" w:rsidDel="00000000" w:rsidP="00000000" w:rsidRDefault="00000000" w:rsidRPr="00000000" w14:paraId="0000026D">
      <w:pPr>
        <w:numPr>
          <w:ilvl w:val="0"/>
          <w:numId w:val="21"/>
        </w:numPr>
        <w:spacing w:after="240" w:before="0" w:beforeAutospacing="0" w:lineRule="auto"/>
        <w:ind w:left="720" w:hanging="360"/>
        <w:rPr>
          <w:ins w:author="" w:id="0"/>
        </w:rPr>
      </w:pPr>
      <w:ins w:author="" w:id="0">
        <w:r w:rsidDel="00000000" w:rsidR="00000000" w:rsidRPr="00000000">
          <w:rPr>
            <w:color w:val="ffffff"/>
            <w:rtl w:val="0"/>
          </w:rPr>
          <w:t xml:space="preserve">The infection doesn't "spread" from the node to the eye; the node is reacting to what is happening in the eye.</w:t>
        </w:r>
      </w:ins>
    </w:p>
    <w:p w:rsidR="00000000" w:rsidDel="00000000" w:rsidP="00000000" w:rsidRDefault="00000000" w:rsidRPr="00000000" w14:paraId="0000026E">
      <w:pPr>
        <w:pStyle w:val="Heading2"/>
        <w:keepNext w:val="0"/>
        <w:keepLines w:val="0"/>
        <w:spacing w:after="80" w:lineRule="auto"/>
        <w:rPr>
          <w:ins w:author="" w:id="0"/>
          <w:color w:val="ffffff"/>
          <w:sz w:val="30"/>
          <w:szCs w:val="30"/>
        </w:rPr>
      </w:pPr>
      <w:ins w:author="" w:id="0">
        <w:bookmarkStart w:colFirst="0" w:colLast="0" w:name="_c8muvv61uu3d" w:id="29"/>
        <w:bookmarkEnd w:id="29"/>
        <w:r w:rsidDel="00000000" w:rsidR="00000000" w:rsidRPr="00000000">
          <w:rPr>
            <w:color w:val="ffffff"/>
            <w:sz w:val="30"/>
            <w:szCs w:val="30"/>
            <w:rtl w:val="0"/>
          </w:rPr>
          <w:t xml:space="preserve">2. Why only one eye?</w:t>
        </w:r>
      </w:ins>
    </w:p>
    <w:p w:rsidR="00000000" w:rsidDel="00000000" w:rsidP="00000000" w:rsidRDefault="00000000" w:rsidRPr="00000000" w14:paraId="0000026F">
      <w:pPr>
        <w:spacing w:after="240" w:before="240" w:lineRule="auto"/>
        <w:rPr>
          <w:ins w:author="" w:id="0"/>
          <w:color w:val="ffffff"/>
        </w:rPr>
      </w:pPr>
      <w:ins w:author="" w:id="0">
        <w:r w:rsidDel="00000000" w:rsidR="00000000" w:rsidRPr="00000000">
          <w:rPr>
            <w:color w:val="ffffff"/>
            <w:rtl w:val="0"/>
          </w:rPr>
          <w:t xml:space="preserve">In "Oculoglandular" syndromes (like Bartonella or certain viral infections), the infection is usually localized.</w:t>
        </w:r>
      </w:ins>
    </w:p>
    <w:p w:rsidR="00000000" w:rsidDel="00000000" w:rsidP="00000000" w:rsidRDefault="00000000" w:rsidRPr="00000000" w14:paraId="00000270">
      <w:pPr>
        <w:numPr>
          <w:ilvl w:val="0"/>
          <w:numId w:val="27"/>
        </w:numPr>
        <w:spacing w:after="0" w:afterAutospacing="0" w:before="240" w:lineRule="auto"/>
        <w:ind w:left="720" w:hanging="360"/>
        <w:rPr>
          <w:ins w:author="" w:id="0"/>
        </w:rPr>
      </w:pPr>
      <w:ins w:author="" w:id="0">
        <w:r w:rsidDel="00000000" w:rsidR="00000000" w:rsidRPr="00000000">
          <w:rPr>
            <w:b w:val="1"/>
            <w:bCs w:val="1"/>
            <w:color w:val="ffffff"/>
            <w:rtl w:val="0"/>
          </w:rPr>
          <w:t xml:space="preserve">The Initial Touch</w:t>
        </w:r>
        <w:r w:rsidDel="00000000" w:rsidR="00000000" w:rsidRPr="00000000">
          <w:rPr>
            <w:color w:val="ffffff"/>
            <w:rtl w:val="0"/>
          </w:rPr>
          <w:t xml:space="preserve">: It usually starts when a child gets a microscopic amount of bacteria or virus on their finger (from a bug bite, a pet, or the ground) and rubs </w:t>
        </w:r>
        <w:r w:rsidDel="00000000" w:rsidR="00000000" w:rsidRPr="00000000">
          <w:rPr>
            <w:b w:val="1"/>
            <w:bCs w:val="1"/>
            <w:color w:val="ffffff"/>
            <w:rtl w:val="0"/>
          </w:rPr>
          <w:t xml:space="preserve">one specific eye</w:t>
        </w:r>
        <w:r w:rsidDel="00000000" w:rsidR="00000000" w:rsidRPr="00000000">
          <w:rPr>
            <w:color w:val="ffffff"/>
            <w:rtl w:val="0"/>
          </w:rPr>
          <w:t xml:space="preserve">.</w:t>
        </w:r>
      </w:ins>
    </w:p>
    <w:p w:rsidR="00000000" w:rsidDel="00000000" w:rsidP="00000000" w:rsidRDefault="00000000" w:rsidRPr="00000000" w14:paraId="00000271">
      <w:pPr>
        <w:numPr>
          <w:ilvl w:val="0"/>
          <w:numId w:val="27"/>
        </w:numPr>
        <w:spacing w:after="240" w:before="0" w:beforeAutospacing="0" w:lineRule="auto"/>
        <w:ind w:left="720" w:hanging="360"/>
        <w:rPr>
          <w:ins w:author="" w:id="0"/>
        </w:rPr>
      </w:pPr>
      <w:ins w:author="" w:id="0">
        <w:r w:rsidDel="00000000" w:rsidR="00000000" w:rsidRPr="00000000">
          <w:rPr>
            <w:b w:val="1"/>
            <w:bCs w:val="1"/>
            <w:color w:val="ffffff"/>
            <w:rtl w:val="0"/>
          </w:rPr>
          <w:t xml:space="preserve">The Barrier</w:t>
        </w:r>
        <w:r w:rsidDel="00000000" w:rsidR="00000000" w:rsidRPr="00000000">
          <w:rPr>
            <w:color w:val="ffffff"/>
            <w:rtl w:val="0"/>
          </w:rPr>
          <w:t xml:space="preserve">: Once that eye is infected, the body’s immune response begins immediately. While it </w:t>
        </w:r>
        <w:r w:rsidDel="00000000" w:rsidR="00000000" w:rsidRPr="00000000">
          <w:rPr>
            <w:i w:val="1"/>
            <w:iCs w:val="1"/>
            <w:color w:val="ffffff"/>
            <w:rtl w:val="0"/>
          </w:rPr>
          <w:t xml:space="preserve">could</w:t>
        </w:r>
        <w:r w:rsidDel="00000000" w:rsidR="00000000" w:rsidRPr="00000000">
          <w:rPr>
            <w:color w:val="ffffff"/>
            <w:rtl w:val="0"/>
          </w:rPr>
          <w:t xml:space="preserve"> spread to the other eye if he rubs the left eye and then the right, it often doesn't because the "viral load" or "bacterial load" on the hands is highest at the moment of the first contact.</w:t>
        </w:r>
      </w:ins>
    </w:p>
    <w:p w:rsidR="00000000" w:rsidDel="00000000" w:rsidP="00000000" w:rsidRDefault="00000000" w:rsidRPr="00000000" w14:paraId="00000272">
      <w:pPr>
        <w:pStyle w:val="Heading2"/>
        <w:keepNext w:val="0"/>
        <w:keepLines w:val="0"/>
        <w:spacing w:after="80" w:lineRule="auto"/>
        <w:rPr>
          <w:ins w:author="" w:id="0"/>
          <w:color w:val="ffffff"/>
          <w:sz w:val="30"/>
          <w:szCs w:val="30"/>
        </w:rPr>
      </w:pPr>
      <w:ins w:author="" w:id="0">
        <w:bookmarkStart w:colFirst="0" w:colLast="0" w:name="_9wyddkrr14r" w:id="30"/>
        <w:bookmarkEnd w:id="30"/>
        <w:r w:rsidDel="00000000" w:rsidR="00000000" w:rsidRPr="00000000">
          <w:rPr>
            <w:color w:val="ffffff"/>
            <w:sz w:val="30"/>
            <w:szCs w:val="30"/>
            <w:rtl w:val="0"/>
          </w:rPr>
          <w:t xml:space="preserve">3. Oropouche vs. Bartonella on this point</w:t>
        </w:r>
      </w:ins>
    </w:p>
    <w:p w:rsidR="00000000" w:rsidDel="00000000" w:rsidP="00000000" w:rsidRDefault="00000000" w:rsidRPr="00000000" w14:paraId="00000273">
      <w:pPr>
        <w:numPr>
          <w:ilvl w:val="0"/>
          <w:numId w:val="30"/>
        </w:numPr>
        <w:spacing w:after="0" w:afterAutospacing="0" w:before="240" w:lineRule="auto"/>
        <w:ind w:left="720" w:hanging="360"/>
        <w:rPr>
          <w:ins w:author="" w:id="0"/>
        </w:rPr>
      </w:pPr>
      <w:ins w:author="" w:id="0">
        <w:r w:rsidDel="00000000" w:rsidR="00000000" w:rsidRPr="00000000">
          <w:rPr>
            <w:b w:val="1"/>
            <w:bCs w:val="1"/>
            <w:color w:val="ffffff"/>
            <w:rtl w:val="0"/>
          </w:rPr>
          <w:t xml:space="preserve">Oropouche (Systemic)</w:t>
        </w:r>
        <w:r w:rsidDel="00000000" w:rsidR="00000000" w:rsidRPr="00000000">
          <w:rPr>
            <w:color w:val="ffffff"/>
            <w:rtl w:val="0"/>
          </w:rPr>
          <w:t xml:space="preserve">: If it were Oropouche, it would be in his entire bloodstream. Usually, this causes </w:t>
        </w:r>
        <w:r w:rsidDel="00000000" w:rsidR="00000000" w:rsidRPr="00000000">
          <w:rPr>
            <w:b w:val="1"/>
            <w:bCs w:val="1"/>
            <w:color w:val="ffffff"/>
            <w:rtl w:val="0"/>
          </w:rPr>
          <w:t xml:space="preserve">both eyes</w:t>
        </w:r>
        <w:r w:rsidDel="00000000" w:rsidR="00000000" w:rsidRPr="00000000">
          <w:rPr>
            <w:color w:val="ffffff"/>
            <w:rtl w:val="0"/>
          </w:rPr>
          <w:t xml:space="preserve">to look bloodshot (conjunctival injection) because the virus is attacking from the </w:t>
        </w:r>
        <w:r w:rsidDel="00000000" w:rsidR="00000000" w:rsidRPr="00000000">
          <w:rPr>
            <w:i w:val="1"/>
            <w:iCs w:val="1"/>
            <w:color w:val="ffffff"/>
            <w:rtl w:val="0"/>
          </w:rPr>
          <w:t xml:space="preserve">inside out</w:t>
        </w:r>
        <w:r w:rsidDel="00000000" w:rsidR="00000000" w:rsidRPr="00000000">
          <w:rPr>
            <w:color w:val="ffffff"/>
            <w:rtl w:val="0"/>
          </w:rPr>
          <w:t xml:space="preserve">.</w:t>
        </w:r>
      </w:ins>
    </w:p>
    <w:p w:rsidR="00000000" w:rsidDel="00000000" w:rsidP="00000000" w:rsidRDefault="00000000" w:rsidRPr="00000000" w14:paraId="00000274">
      <w:pPr>
        <w:numPr>
          <w:ilvl w:val="0"/>
          <w:numId w:val="30"/>
        </w:numPr>
        <w:spacing w:after="240" w:before="0" w:beforeAutospacing="0" w:lineRule="auto"/>
        <w:ind w:left="720" w:hanging="360"/>
        <w:rPr>
          <w:ins w:author="" w:id="0"/>
        </w:rPr>
      </w:pPr>
      <w:ins w:author="" w:id="0">
        <w:r w:rsidDel="00000000" w:rsidR="00000000" w:rsidRPr="00000000">
          <w:rPr>
            <w:b w:val="1"/>
            <w:bCs w:val="1"/>
            <w:color w:val="ffffff"/>
            <w:rtl w:val="0"/>
          </w:rPr>
          <w:t xml:space="preserve">Bartonella or Adenovirus (Localized)</w:t>
        </w:r>
        <w:r w:rsidDel="00000000" w:rsidR="00000000" w:rsidRPr="00000000">
          <w:rPr>
            <w:color w:val="ffffff"/>
            <w:rtl w:val="0"/>
          </w:rPr>
          <w:t xml:space="preserve">: These often attack from the </w:t>
        </w:r>
        <w:r w:rsidDel="00000000" w:rsidR="00000000" w:rsidRPr="00000000">
          <w:rPr>
            <w:i w:val="1"/>
            <w:iCs w:val="1"/>
            <w:color w:val="ffffff"/>
            <w:rtl w:val="0"/>
          </w:rPr>
          <w:t xml:space="preserve">outside in</w:t>
        </w:r>
        <w:r w:rsidDel="00000000" w:rsidR="00000000" w:rsidRPr="00000000">
          <w:rPr>
            <w:color w:val="ffffff"/>
            <w:rtl w:val="0"/>
          </w:rPr>
          <w:t xml:space="preserve">. If it started with a midge bite near the eye or him rubbing his eye after playing in the Katy/Cypress dirt, it very commonly stays restricted to that </w:t>
        </w:r>
        <w:r w:rsidDel="00000000" w:rsidR="00000000" w:rsidRPr="00000000">
          <w:rPr>
            <w:b w:val="1"/>
            <w:bCs w:val="1"/>
            <w:color w:val="ffffff"/>
            <w:rtl w:val="0"/>
          </w:rPr>
          <w:t xml:space="preserve">one eye</w:t>
        </w:r>
        <w:r w:rsidDel="00000000" w:rsidR="00000000" w:rsidRPr="00000000">
          <w:rPr>
            <w:color w:val="ffffff"/>
            <w:rtl w:val="0"/>
          </w:rPr>
          <w:t xml:space="preserve"> and that </w:t>
        </w:r>
        <w:r w:rsidDel="00000000" w:rsidR="00000000" w:rsidRPr="00000000">
          <w:rPr>
            <w:b w:val="1"/>
            <w:bCs w:val="1"/>
            <w:color w:val="ffffff"/>
            <w:rtl w:val="0"/>
          </w:rPr>
          <w:t xml:space="preserve">one node</w:t>
        </w:r>
        <w:r w:rsidDel="00000000" w:rsidR="00000000" w:rsidRPr="00000000">
          <w:rPr>
            <w:color w:val="ffffff"/>
            <w:rtl w:val="0"/>
          </w:rPr>
          <w:t xml:space="preserve">.</w:t>
        </w:r>
      </w:ins>
    </w:p>
    <w:p w:rsidR="00000000" w:rsidDel="00000000" w:rsidP="00000000" w:rsidRDefault="00000000" w:rsidRPr="00000000" w14:paraId="00000275">
      <w:pPr>
        <w:pStyle w:val="Heading2"/>
        <w:keepNext w:val="0"/>
        <w:keepLines w:val="0"/>
        <w:spacing w:after="80" w:lineRule="auto"/>
        <w:rPr>
          <w:ins w:author="" w:id="0"/>
          <w:color w:val="ffffff"/>
          <w:sz w:val="30"/>
          <w:szCs w:val="30"/>
        </w:rPr>
      </w:pPr>
      <w:ins w:author="" w:id="0">
        <w:bookmarkStart w:colFirst="0" w:colLast="0" w:name="_phvj0cp05vy7" w:id="31"/>
        <w:bookmarkEnd w:id="31"/>
        <w:r w:rsidDel="00000000" w:rsidR="00000000" w:rsidRPr="00000000">
          <w:rPr>
            <w:color w:val="ffffff"/>
            <w:sz w:val="30"/>
            <w:szCs w:val="30"/>
            <w:rtl w:val="0"/>
          </w:rPr>
          <w:t xml:space="preserve">The "Cough" Connection</w:t>
        </w:r>
      </w:ins>
    </w:p>
    <w:p w:rsidR="00000000" w:rsidDel="00000000" w:rsidP="00000000" w:rsidRDefault="00000000" w:rsidRPr="00000000" w14:paraId="00000276">
      <w:pPr>
        <w:spacing w:after="240" w:before="240" w:lineRule="auto"/>
        <w:rPr>
          <w:ins w:author="" w:id="0"/>
          <w:color w:val="ffffff"/>
        </w:rPr>
      </w:pPr>
      <w:ins w:author="" w:id="0">
        <w:r w:rsidDel="00000000" w:rsidR="00000000" w:rsidRPr="00000000">
          <w:rPr>
            <w:color w:val="ffffff"/>
            <w:rtl w:val="0"/>
          </w:rPr>
          <w:t xml:space="preserve">The fact that he has a </w:t>
        </w:r>
        <w:r w:rsidDel="00000000" w:rsidR="00000000" w:rsidRPr="00000000">
          <w:rPr>
            <w:b w:val="1"/>
            <w:bCs w:val="1"/>
            <w:color w:val="ffffff"/>
            <w:rtl w:val="0"/>
          </w:rPr>
          <w:t xml:space="preserve">bad cough</w:t>
        </w:r>
        <w:r w:rsidDel="00000000" w:rsidR="00000000" w:rsidRPr="00000000">
          <w:rPr>
            <w:color w:val="ffffff"/>
            <w:rtl w:val="0"/>
          </w:rPr>
          <w:t xml:space="preserve"> that leads to "spit up" (likely mucus) is a strong indicator of </w:t>
        </w:r>
        <w:r w:rsidDel="00000000" w:rsidR="00000000" w:rsidRPr="00000000">
          <w:rPr>
            <w:b w:val="1"/>
            <w:bCs w:val="1"/>
            <w:color w:val="ffffff"/>
            <w:rtl w:val="0"/>
          </w:rPr>
          <w:t xml:space="preserve">Adenovirus</w:t>
        </w:r>
        <w:r w:rsidDel="00000000" w:rsidR="00000000" w:rsidRPr="00000000">
          <w:rPr>
            <w:color w:val="ffffff"/>
            <w:rtl w:val="0"/>
          </w:rPr>
          <w:t xml:space="preserve">. Adenovirus is one of the few things that causes:</w:t>
        </w:r>
      </w:ins>
    </w:p>
    <w:p w:rsidR="00000000" w:rsidDel="00000000" w:rsidP="00000000" w:rsidRDefault="00000000" w:rsidRPr="00000000" w14:paraId="00000277">
      <w:pPr>
        <w:numPr>
          <w:ilvl w:val="0"/>
          <w:numId w:val="25"/>
        </w:numPr>
        <w:spacing w:after="0" w:afterAutospacing="0" w:before="240" w:lineRule="auto"/>
        <w:ind w:left="720" w:hanging="360"/>
        <w:rPr>
          <w:ins w:author="" w:id="0"/>
        </w:rPr>
      </w:pPr>
      <w:ins w:author="" w:id="0">
        <w:r w:rsidDel="00000000" w:rsidR="00000000" w:rsidRPr="00000000">
          <w:rPr>
            <w:color w:val="ffffff"/>
            <w:rtl w:val="0"/>
          </w:rPr>
          <w:t xml:space="preserve">High Fever (and Febrile Seizures)</w:t>
        </w:r>
      </w:ins>
    </w:p>
    <w:p w:rsidR="00000000" w:rsidDel="00000000" w:rsidP="00000000" w:rsidRDefault="00000000" w:rsidRPr="00000000" w14:paraId="00000278">
      <w:pPr>
        <w:numPr>
          <w:ilvl w:val="0"/>
          <w:numId w:val="25"/>
        </w:numPr>
        <w:spacing w:after="0" w:afterAutospacing="0" w:before="0" w:beforeAutospacing="0" w:lineRule="auto"/>
        <w:ind w:left="720" w:hanging="360"/>
        <w:rPr>
          <w:ins w:author="" w:id="0"/>
        </w:rPr>
      </w:pPr>
      <w:ins w:author="" w:id="0">
        <w:r w:rsidDel="00000000" w:rsidR="00000000" w:rsidRPr="00000000">
          <w:rPr>
            <w:color w:val="ffffff"/>
            <w:rtl w:val="0"/>
          </w:rPr>
          <w:t xml:space="preserve">One-sided, very puffy red eye (Pink Eye/PCF)</w:t>
        </w:r>
      </w:ins>
    </w:p>
    <w:p w:rsidR="00000000" w:rsidDel="00000000" w:rsidP="00000000" w:rsidRDefault="00000000" w:rsidRPr="00000000" w14:paraId="00000279">
      <w:pPr>
        <w:numPr>
          <w:ilvl w:val="0"/>
          <w:numId w:val="25"/>
        </w:numPr>
        <w:spacing w:after="0" w:afterAutospacing="0" w:before="0" w:beforeAutospacing="0" w:lineRule="auto"/>
        <w:ind w:left="720" w:hanging="360"/>
        <w:rPr>
          <w:ins w:author="" w:id="0"/>
        </w:rPr>
      </w:pPr>
      <w:ins w:author="" w:id="0">
        <w:r w:rsidDel="00000000" w:rsidR="00000000" w:rsidRPr="00000000">
          <w:rPr>
            <w:color w:val="ffffff"/>
            <w:rtl w:val="0"/>
          </w:rPr>
          <w:t xml:space="preserve">A swollen node behind the ear</w:t>
        </w:r>
      </w:ins>
    </w:p>
    <w:p w:rsidR="00000000" w:rsidDel="00000000" w:rsidP="00000000" w:rsidRDefault="00000000" w:rsidRPr="00000000" w14:paraId="0000027A">
      <w:pPr>
        <w:numPr>
          <w:ilvl w:val="0"/>
          <w:numId w:val="25"/>
        </w:numPr>
        <w:spacing w:after="240" w:before="0" w:beforeAutospacing="0" w:lineRule="auto"/>
        <w:ind w:left="720" w:hanging="360"/>
        <w:rPr>
          <w:ins w:author="" w:id="0"/>
        </w:rPr>
      </w:pPr>
      <w:ins w:author="" w:id="0">
        <w:r w:rsidDel="00000000" w:rsidR="00000000" w:rsidRPr="00000000">
          <w:rPr>
            <w:b w:val="1"/>
            <w:bCs w:val="1"/>
            <w:color w:val="ffffff"/>
            <w:rtl w:val="0"/>
          </w:rPr>
          <w:t xml:space="preserve">A severe respiratory cough</w:t>
        </w:r>
      </w:ins>
    </w:p>
    <w:p w:rsidR="00000000" w:rsidDel="00000000" w:rsidP="00000000" w:rsidRDefault="00000000" w:rsidRPr="00000000" w14:paraId="0000027B">
      <w:pPr>
        <w:spacing w:after="240" w:before="240" w:lineRule="auto"/>
        <w:rPr>
          <w:ins w:author="" w:id="0"/>
          <w:color w:val="ffffff"/>
        </w:rPr>
      </w:pPr>
      <w:ins w:author="" w:id="0">
        <w:r w:rsidDel="00000000" w:rsidR="00000000" w:rsidRPr="00000000">
          <w:rPr>
            <w:b w:val="1"/>
            <w:bCs w:val="1"/>
            <w:color w:val="ffffff"/>
            <w:rtl w:val="0"/>
          </w:rPr>
          <w:t xml:space="preserve">Checking one more thing:</w:t>
        </w:r>
        <w:r w:rsidDel="00000000" w:rsidR="00000000" w:rsidRPr="00000000">
          <w:rPr>
            <w:color w:val="ffffff"/>
            <w:rtl w:val="0"/>
          </w:rPr>
          <w:t xml:space="preserve"> Is the "puffy" part of the eye mainly the </w:t>
        </w:r>
        <w:r w:rsidDel="00000000" w:rsidR="00000000" w:rsidRPr="00000000">
          <w:rPr>
            <w:b w:val="1"/>
            <w:bCs w:val="1"/>
            <w:color w:val="ffffff"/>
            <w:rtl w:val="0"/>
          </w:rPr>
          <w:t xml:space="preserve">eyelid</w:t>
        </w:r>
        <w:r w:rsidDel="00000000" w:rsidR="00000000" w:rsidRPr="00000000">
          <w:rPr>
            <w:color w:val="ffffff"/>
            <w:rtl w:val="0"/>
          </w:rPr>
          <w:t xml:space="preserve"> itself, or is the </w:t>
        </w:r>
        <w:r w:rsidDel="00000000" w:rsidR="00000000" w:rsidRPr="00000000">
          <w:rPr>
            <w:b w:val="1"/>
            <w:bCs w:val="1"/>
            <w:color w:val="ffffff"/>
            <w:rtl w:val="0"/>
          </w:rPr>
          <w:t xml:space="preserve">white part of the eyeball</w:t>
        </w:r>
        <w:r w:rsidDel="00000000" w:rsidR="00000000" w:rsidRPr="00000000">
          <w:rPr>
            <w:color w:val="ffffff"/>
            <w:rtl w:val="0"/>
          </w:rPr>
          <w:t xml:space="preserve">actually bright red? Also, does the cough sound </w:t>
        </w:r>
        <w:r w:rsidDel="00000000" w:rsidR="00000000" w:rsidRPr="00000000">
          <w:rPr>
            <w:b w:val="1"/>
            <w:bCs w:val="1"/>
            <w:color w:val="ffffff"/>
            <w:rtl w:val="0"/>
          </w:rPr>
          <w:t xml:space="preserve">"barky"</w:t>
        </w:r>
        <w:r w:rsidDel="00000000" w:rsidR="00000000" w:rsidRPr="00000000">
          <w:rPr>
            <w:color w:val="ffffff"/>
            <w:rtl w:val="0"/>
          </w:rPr>
          <w:t xml:space="preserve"> (like a seal) or </w:t>
        </w:r>
        <w:r w:rsidDel="00000000" w:rsidR="00000000" w:rsidRPr="00000000">
          <w:rPr>
            <w:b w:val="1"/>
            <w:bCs w:val="1"/>
            <w:color w:val="ffffff"/>
            <w:rtl w:val="0"/>
          </w:rPr>
          <w:t xml:space="preserve">wet and rattly</w:t>
        </w:r>
        <w:r w:rsidDel="00000000" w:rsidR="00000000" w:rsidRPr="00000000">
          <w:rPr>
            <w:color w:val="ffffff"/>
            <w:rtl w:val="0"/>
          </w:rPr>
          <w:t xml:space="preserve">?</w:t>
        </w:r>
      </w:ins>
    </w:p>
    <w:p w:rsidR="00000000" w:rsidDel="00000000" w:rsidP="00000000" w:rsidRDefault="00000000" w:rsidRPr="00000000" w14:paraId="0000027C">
      <w:pPr>
        <w:rPr>
          <w:ins w:author="" w:id="0"/>
          <w:color w:val="ffffff"/>
        </w:rPr>
      </w:pPr>
      <w:ins w:author="" w:id="0">
        <w:r w:rsidDel="00000000" w:rsidR="00000000" w:rsidRPr="00000000">
          <w:rPr>
            <w:rtl w:val="0"/>
          </w:rPr>
        </w:r>
      </w:ins>
    </w:p>
    <w:p w:rsidR="00000000" w:rsidDel="00000000" w:rsidP="00000000" w:rsidRDefault="00000000" w:rsidRPr="00000000" w14:paraId="0000027D">
      <w:pPr>
        <w:rPr>
          <w:ins w:author="" w:id="0"/>
        </w:rPr>
      </w:pPr>
      <w:ins w:author="" w:id="0">
        <w:r w:rsidDel="00000000" w:rsidR="00000000" w:rsidRPr="00000000">
          <w:rPr>
            <w:rtl w:val="0"/>
          </w:rPr>
        </w:r>
      </w:ins>
    </w:p>
    <w:p w:rsidR="00000000" w:rsidDel="00000000" w:rsidP="00000000" w:rsidRDefault="00000000" w:rsidRPr="00000000" w14:paraId="0000027E">
      <w:pPr>
        <w:spacing w:after="240" w:before="240" w:lineRule="auto"/>
        <w:rPr>
          <w:ins w:author="" w:id="0"/>
          <w:color w:val="ffffff"/>
        </w:rPr>
      </w:pPr>
      <w:ins w:author="" w:id="0">
        <w:r w:rsidDel="00000000" w:rsidR="00000000" w:rsidRPr="00000000">
          <w:rPr>
            <w:color w:val="ffffff"/>
            <w:rtl w:val="0"/>
          </w:rPr>
          <w:t xml:space="preserve">Actually, it is the other way around: the infection usually starts in the </w:t>
        </w:r>
        <w:r w:rsidDel="00000000" w:rsidR="00000000" w:rsidRPr="00000000">
          <w:rPr>
            <w:b w:val="1"/>
            <w:bCs w:val="1"/>
            <w:color w:val="ffffff"/>
            <w:rtl w:val="0"/>
          </w:rPr>
          <w:t xml:space="preserve">eye</w:t>
        </w:r>
        <w:r w:rsidDel="00000000" w:rsidR="00000000" w:rsidRPr="00000000">
          <w:rPr>
            <w:color w:val="ffffff"/>
            <w:rtl w:val="0"/>
          </w:rPr>
          <w:t xml:space="preserve"> and then travels to the </w:t>
        </w:r>
        <w:r w:rsidDel="00000000" w:rsidR="00000000" w:rsidRPr="00000000">
          <w:rPr>
            <w:b w:val="1"/>
            <w:bCs w:val="1"/>
            <w:color w:val="ffffff"/>
            <w:rtl w:val="0"/>
          </w:rPr>
          <w:t xml:space="preserve">node behind the ear</w:t>
        </w:r>
        <w:r w:rsidDel="00000000" w:rsidR="00000000" w:rsidRPr="00000000">
          <w:rPr>
            <w:color w:val="ffffff"/>
            <w:rtl w:val="0"/>
          </w:rPr>
          <w:t xml:space="preserve">.</w:t>
        </w:r>
      </w:ins>
    </w:p>
    <w:p w:rsidR="00000000" w:rsidDel="00000000" w:rsidP="00000000" w:rsidRDefault="00000000" w:rsidRPr="00000000" w14:paraId="0000027F">
      <w:pPr>
        <w:spacing w:after="240" w:before="240" w:lineRule="auto"/>
        <w:rPr>
          <w:ins w:author="" w:id="0"/>
          <w:color w:val="ffffff"/>
        </w:rPr>
      </w:pPr>
      <w:ins w:author="" w:id="0">
        <w:r w:rsidDel="00000000" w:rsidR="00000000" w:rsidRPr="00000000">
          <w:rPr>
            <w:color w:val="ffffff"/>
            <w:rtl w:val="0"/>
          </w:rPr>
          <w:t xml:space="preserve">Here is why it typically stays in </w:t>
        </w:r>
        <w:r w:rsidDel="00000000" w:rsidR="00000000" w:rsidRPr="00000000">
          <w:rPr>
            <w:b w:val="1"/>
            <w:bCs w:val="1"/>
            <w:color w:val="ffffff"/>
            <w:rtl w:val="0"/>
          </w:rPr>
          <w:t xml:space="preserve">one eye</w:t>
        </w:r>
        <w:r w:rsidDel="00000000" w:rsidR="00000000" w:rsidRPr="00000000">
          <w:rPr>
            <w:color w:val="ffffff"/>
            <w:rtl w:val="0"/>
          </w:rPr>
          <w:t xml:space="preserve"> and why the node is only on that side:</w:t>
        </w:r>
      </w:ins>
    </w:p>
    <w:p w:rsidR="00000000" w:rsidDel="00000000" w:rsidP="00000000" w:rsidRDefault="00000000" w:rsidRPr="00000000" w14:paraId="00000280">
      <w:pPr>
        <w:pStyle w:val="Heading2"/>
        <w:keepNext w:val="0"/>
        <w:keepLines w:val="0"/>
        <w:spacing w:after="80" w:lineRule="auto"/>
        <w:rPr>
          <w:ins w:author="" w:id="0"/>
          <w:color w:val="ffffff"/>
          <w:sz w:val="30"/>
          <w:szCs w:val="30"/>
        </w:rPr>
      </w:pPr>
      <w:ins w:author="" w:id="0">
        <w:bookmarkStart w:colFirst="0" w:colLast="0" w:name="_b1segc81cdhm" w:id="32"/>
        <w:bookmarkEnd w:id="32"/>
        <w:r w:rsidDel="00000000" w:rsidR="00000000" w:rsidRPr="00000000">
          <w:rPr>
            <w:color w:val="ffffff"/>
            <w:sz w:val="30"/>
            <w:szCs w:val="30"/>
            <w:rtl w:val="0"/>
          </w:rPr>
          <w:t xml:space="preserve">1. The "Drainage" Path</w:t>
        </w:r>
      </w:ins>
    </w:p>
    <w:p w:rsidR="00000000" w:rsidDel="00000000" w:rsidP="00000000" w:rsidRDefault="00000000" w:rsidRPr="00000000" w14:paraId="00000281">
      <w:pPr>
        <w:spacing w:after="240" w:before="240" w:lineRule="auto"/>
        <w:rPr>
          <w:ins w:author="" w:id="0"/>
          <w:color w:val="ffffff"/>
        </w:rPr>
      </w:pPr>
      <w:ins w:author="" w:id="0">
        <w:r w:rsidDel="00000000" w:rsidR="00000000" w:rsidRPr="00000000">
          <w:rPr>
            <w:color w:val="ffffff"/>
            <w:rtl w:val="0"/>
          </w:rPr>
          <w:t xml:space="preserve">Your lymph nodes act like a filter system for specific zones of your body. The node you found under/behind the left ear (the </w:t>
        </w:r>
        <w:r w:rsidDel="00000000" w:rsidR="00000000" w:rsidRPr="00000000">
          <w:rPr>
            <w:b w:val="1"/>
            <w:bCs w:val="1"/>
            <w:color w:val="ffffff"/>
            <w:rtl w:val="0"/>
          </w:rPr>
          <w:t xml:space="preserve">preauricular</w:t>
        </w:r>
        <w:r w:rsidDel="00000000" w:rsidR="00000000" w:rsidRPr="00000000">
          <w:rPr>
            <w:color w:val="ffffff"/>
            <w:rtl w:val="0"/>
          </w:rPr>
          <w:t xml:space="preserve"> node) is the primary "drain" for the </w:t>
        </w:r>
        <w:r w:rsidDel="00000000" w:rsidR="00000000" w:rsidRPr="00000000">
          <w:rPr>
            <w:b w:val="1"/>
            <w:bCs w:val="1"/>
            <w:color w:val="ffffff"/>
            <w:rtl w:val="0"/>
          </w:rPr>
          <w:t xml:space="preserve">left eye</w:t>
        </w:r>
        <w:r w:rsidDel="00000000" w:rsidR="00000000" w:rsidRPr="00000000">
          <w:rPr>
            <w:color w:val="ffffff"/>
            <w:rtl w:val="0"/>
          </w:rPr>
          <w:t xml:space="preserve"> and the left side of the forehead.</w:t>
        </w:r>
      </w:ins>
    </w:p>
    <w:p w:rsidR="00000000" w:rsidDel="00000000" w:rsidP="00000000" w:rsidRDefault="00000000" w:rsidRPr="00000000" w14:paraId="00000282">
      <w:pPr>
        <w:numPr>
          <w:ilvl w:val="0"/>
          <w:numId w:val="13"/>
        </w:numPr>
        <w:spacing w:after="0" w:afterAutospacing="0" w:before="240" w:lineRule="auto"/>
        <w:ind w:left="720" w:hanging="360"/>
        <w:rPr>
          <w:ins w:author="" w:id="0"/>
        </w:rPr>
      </w:pPr>
      <w:ins w:author="" w:id="0">
        <w:r w:rsidDel="00000000" w:rsidR="00000000" w:rsidRPr="00000000">
          <w:rPr>
            <w:color w:val="ffffff"/>
            <w:rtl w:val="0"/>
          </w:rPr>
          <w:t xml:space="preserve">If a virus or bacteria enters the left eye, that specific node will swell up as it tries to fight the infection.</w:t>
        </w:r>
      </w:ins>
    </w:p>
    <w:p w:rsidR="00000000" w:rsidDel="00000000" w:rsidP="00000000" w:rsidRDefault="00000000" w:rsidRPr="00000000" w14:paraId="00000283">
      <w:pPr>
        <w:numPr>
          <w:ilvl w:val="0"/>
          <w:numId w:val="13"/>
        </w:numPr>
        <w:spacing w:after="240" w:before="0" w:beforeAutospacing="0" w:lineRule="auto"/>
        <w:ind w:left="720" w:hanging="360"/>
        <w:rPr>
          <w:ins w:author="" w:id="0"/>
        </w:rPr>
      </w:pPr>
      <w:ins w:author="" w:id="0">
        <w:r w:rsidDel="00000000" w:rsidR="00000000" w:rsidRPr="00000000">
          <w:rPr>
            <w:color w:val="ffffff"/>
            <w:rtl w:val="0"/>
          </w:rPr>
          <w:t xml:space="preserve">The infection doesn't "spread" from the node to the eye; the node is reacting to what is happening in the eye.</w:t>
        </w:r>
      </w:ins>
    </w:p>
    <w:p w:rsidR="00000000" w:rsidDel="00000000" w:rsidP="00000000" w:rsidRDefault="00000000" w:rsidRPr="00000000" w14:paraId="00000284">
      <w:pPr>
        <w:pStyle w:val="Heading2"/>
        <w:keepNext w:val="0"/>
        <w:keepLines w:val="0"/>
        <w:spacing w:after="80" w:lineRule="auto"/>
        <w:rPr>
          <w:ins w:author="" w:id="0"/>
          <w:color w:val="ffffff"/>
          <w:sz w:val="30"/>
          <w:szCs w:val="30"/>
        </w:rPr>
      </w:pPr>
      <w:ins w:author="" w:id="0">
        <w:bookmarkStart w:colFirst="0" w:colLast="0" w:name="_ok3t7ka2qpzw" w:id="33"/>
        <w:bookmarkEnd w:id="33"/>
        <w:r w:rsidDel="00000000" w:rsidR="00000000" w:rsidRPr="00000000">
          <w:rPr>
            <w:color w:val="ffffff"/>
            <w:sz w:val="30"/>
            <w:szCs w:val="30"/>
            <w:rtl w:val="0"/>
          </w:rPr>
          <w:t xml:space="preserve">2. Why only one eye?</w:t>
        </w:r>
      </w:ins>
    </w:p>
    <w:p w:rsidR="00000000" w:rsidDel="00000000" w:rsidP="00000000" w:rsidRDefault="00000000" w:rsidRPr="00000000" w14:paraId="00000285">
      <w:pPr>
        <w:spacing w:after="240" w:before="240" w:lineRule="auto"/>
        <w:rPr>
          <w:ins w:author="" w:id="0"/>
          <w:color w:val="ffffff"/>
        </w:rPr>
      </w:pPr>
      <w:ins w:author="" w:id="0">
        <w:r w:rsidDel="00000000" w:rsidR="00000000" w:rsidRPr="00000000">
          <w:rPr>
            <w:color w:val="ffffff"/>
            <w:rtl w:val="0"/>
          </w:rPr>
          <w:t xml:space="preserve">In "Oculoglandular" syndromes (like Bartonella or certain viral infections), the infection is usually localized.</w:t>
        </w:r>
      </w:ins>
    </w:p>
    <w:p w:rsidR="00000000" w:rsidDel="00000000" w:rsidP="00000000" w:rsidRDefault="00000000" w:rsidRPr="00000000" w14:paraId="00000286">
      <w:pPr>
        <w:numPr>
          <w:ilvl w:val="0"/>
          <w:numId w:val="38"/>
        </w:numPr>
        <w:spacing w:after="0" w:afterAutospacing="0" w:before="240" w:lineRule="auto"/>
        <w:ind w:left="720" w:hanging="360"/>
        <w:rPr>
          <w:ins w:author="" w:id="0"/>
        </w:rPr>
      </w:pPr>
      <w:ins w:author="" w:id="0">
        <w:r w:rsidDel="00000000" w:rsidR="00000000" w:rsidRPr="00000000">
          <w:rPr>
            <w:b w:val="1"/>
            <w:bCs w:val="1"/>
            <w:color w:val="ffffff"/>
            <w:rtl w:val="0"/>
          </w:rPr>
          <w:t xml:space="preserve">The Initial Touch</w:t>
        </w:r>
        <w:r w:rsidDel="00000000" w:rsidR="00000000" w:rsidRPr="00000000">
          <w:rPr>
            <w:color w:val="ffffff"/>
            <w:rtl w:val="0"/>
          </w:rPr>
          <w:t xml:space="preserve">: It usually starts when a child gets a microscopic amount of bacteria or virus on their finger (from a bug bite, a pet, or the ground) and rubs </w:t>
        </w:r>
        <w:r w:rsidDel="00000000" w:rsidR="00000000" w:rsidRPr="00000000">
          <w:rPr>
            <w:b w:val="1"/>
            <w:bCs w:val="1"/>
            <w:color w:val="ffffff"/>
            <w:rtl w:val="0"/>
          </w:rPr>
          <w:t xml:space="preserve">one specific eye</w:t>
        </w:r>
        <w:r w:rsidDel="00000000" w:rsidR="00000000" w:rsidRPr="00000000">
          <w:rPr>
            <w:color w:val="ffffff"/>
            <w:rtl w:val="0"/>
          </w:rPr>
          <w:t xml:space="preserve">.</w:t>
        </w:r>
      </w:ins>
    </w:p>
    <w:p w:rsidR="00000000" w:rsidDel="00000000" w:rsidP="00000000" w:rsidRDefault="00000000" w:rsidRPr="00000000" w14:paraId="00000287">
      <w:pPr>
        <w:numPr>
          <w:ilvl w:val="0"/>
          <w:numId w:val="38"/>
        </w:numPr>
        <w:spacing w:after="240" w:before="0" w:beforeAutospacing="0" w:lineRule="auto"/>
        <w:ind w:left="720" w:hanging="360"/>
        <w:rPr>
          <w:ins w:author="" w:id="0"/>
        </w:rPr>
      </w:pPr>
      <w:ins w:author="" w:id="0">
        <w:r w:rsidDel="00000000" w:rsidR="00000000" w:rsidRPr="00000000">
          <w:rPr>
            <w:b w:val="1"/>
            <w:bCs w:val="1"/>
            <w:color w:val="ffffff"/>
            <w:rtl w:val="0"/>
          </w:rPr>
          <w:t xml:space="preserve">The Barrier</w:t>
        </w:r>
        <w:r w:rsidDel="00000000" w:rsidR="00000000" w:rsidRPr="00000000">
          <w:rPr>
            <w:color w:val="ffffff"/>
            <w:rtl w:val="0"/>
          </w:rPr>
          <w:t xml:space="preserve">: Once that eye is infected, the body’s immune response begins immediately. While it </w:t>
        </w:r>
        <w:r w:rsidDel="00000000" w:rsidR="00000000" w:rsidRPr="00000000">
          <w:rPr>
            <w:i w:val="1"/>
            <w:iCs w:val="1"/>
            <w:color w:val="ffffff"/>
            <w:rtl w:val="0"/>
          </w:rPr>
          <w:t xml:space="preserve">could</w:t>
        </w:r>
        <w:r w:rsidDel="00000000" w:rsidR="00000000" w:rsidRPr="00000000">
          <w:rPr>
            <w:color w:val="ffffff"/>
            <w:rtl w:val="0"/>
          </w:rPr>
          <w:t xml:space="preserve"> spread to the other eye if he rubs the left eye and then the right, it often doesn't because the "viral load" or "bacterial load" on the hands is highest at the moment of the first contact.</w:t>
        </w:r>
      </w:ins>
    </w:p>
    <w:p w:rsidR="00000000" w:rsidDel="00000000" w:rsidP="00000000" w:rsidRDefault="00000000" w:rsidRPr="00000000" w14:paraId="00000288">
      <w:pPr>
        <w:pStyle w:val="Heading2"/>
        <w:keepNext w:val="0"/>
        <w:keepLines w:val="0"/>
        <w:spacing w:after="80" w:lineRule="auto"/>
        <w:rPr>
          <w:ins w:author="" w:id="0"/>
          <w:color w:val="ffffff"/>
          <w:sz w:val="30"/>
          <w:szCs w:val="30"/>
        </w:rPr>
      </w:pPr>
      <w:ins w:author="" w:id="0">
        <w:bookmarkStart w:colFirst="0" w:colLast="0" w:name="_8iuu133dgl21" w:id="34"/>
        <w:bookmarkEnd w:id="34"/>
        <w:r w:rsidDel="00000000" w:rsidR="00000000" w:rsidRPr="00000000">
          <w:rPr>
            <w:color w:val="ffffff"/>
            <w:sz w:val="30"/>
            <w:szCs w:val="30"/>
            <w:rtl w:val="0"/>
          </w:rPr>
          <w:t xml:space="preserve">3. Oropouche vs. Bartonella on this point</w:t>
        </w:r>
      </w:ins>
    </w:p>
    <w:p w:rsidR="00000000" w:rsidDel="00000000" w:rsidP="00000000" w:rsidRDefault="00000000" w:rsidRPr="00000000" w14:paraId="00000289">
      <w:pPr>
        <w:numPr>
          <w:ilvl w:val="0"/>
          <w:numId w:val="11"/>
        </w:numPr>
        <w:spacing w:after="0" w:afterAutospacing="0" w:before="240" w:lineRule="auto"/>
        <w:ind w:left="720" w:hanging="360"/>
        <w:rPr>
          <w:ins w:author="" w:id="0"/>
        </w:rPr>
      </w:pPr>
      <w:ins w:author="" w:id="0">
        <w:r w:rsidDel="00000000" w:rsidR="00000000" w:rsidRPr="00000000">
          <w:rPr>
            <w:b w:val="1"/>
            <w:bCs w:val="1"/>
            <w:color w:val="ffffff"/>
            <w:rtl w:val="0"/>
          </w:rPr>
          <w:t xml:space="preserve">Oropouche (Systemic)</w:t>
        </w:r>
        <w:r w:rsidDel="00000000" w:rsidR="00000000" w:rsidRPr="00000000">
          <w:rPr>
            <w:color w:val="ffffff"/>
            <w:rtl w:val="0"/>
          </w:rPr>
          <w:t xml:space="preserve">: If it were Oropouche, it would be in his entire bloodstream. Usually, this causes </w:t>
        </w:r>
        <w:r w:rsidDel="00000000" w:rsidR="00000000" w:rsidRPr="00000000">
          <w:rPr>
            <w:b w:val="1"/>
            <w:bCs w:val="1"/>
            <w:color w:val="ffffff"/>
            <w:rtl w:val="0"/>
          </w:rPr>
          <w:t xml:space="preserve">both eyes</w:t>
        </w:r>
        <w:r w:rsidDel="00000000" w:rsidR="00000000" w:rsidRPr="00000000">
          <w:rPr>
            <w:color w:val="ffffff"/>
            <w:rtl w:val="0"/>
          </w:rPr>
          <w:t xml:space="preserve">to look bloodshot (conjunctival injection) because the virus is attacking from the </w:t>
        </w:r>
        <w:r w:rsidDel="00000000" w:rsidR="00000000" w:rsidRPr="00000000">
          <w:rPr>
            <w:i w:val="1"/>
            <w:iCs w:val="1"/>
            <w:color w:val="ffffff"/>
            <w:rtl w:val="0"/>
          </w:rPr>
          <w:t xml:space="preserve">inside out</w:t>
        </w:r>
        <w:r w:rsidDel="00000000" w:rsidR="00000000" w:rsidRPr="00000000">
          <w:rPr>
            <w:color w:val="ffffff"/>
            <w:rtl w:val="0"/>
          </w:rPr>
          <w:t xml:space="preserve">.</w:t>
        </w:r>
      </w:ins>
    </w:p>
    <w:p w:rsidR="00000000" w:rsidDel="00000000" w:rsidP="00000000" w:rsidRDefault="00000000" w:rsidRPr="00000000" w14:paraId="0000028A">
      <w:pPr>
        <w:numPr>
          <w:ilvl w:val="0"/>
          <w:numId w:val="11"/>
        </w:numPr>
        <w:spacing w:after="240" w:before="0" w:beforeAutospacing="0" w:lineRule="auto"/>
        <w:ind w:left="720" w:hanging="360"/>
        <w:rPr>
          <w:ins w:author="" w:id="0"/>
        </w:rPr>
      </w:pPr>
      <w:ins w:author="" w:id="0">
        <w:r w:rsidDel="00000000" w:rsidR="00000000" w:rsidRPr="00000000">
          <w:rPr>
            <w:b w:val="1"/>
            <w:bCs w:val="1"/>
            <w:color w:val="ffffff"/>
            <w:rtl w:val="0"/>
          </w:rPr>
          <w:t xml:space="preserve">Bartonella or Adenovirus (Localized)</w:t>
        </w:r>
        <w:r w:rsidDel="00000000" w:rsidR="00000000" w:rsidRPr="00000000">
          <w:rPr>
            <w:color w:val="ffffff"/>
            <w:rtl w:val="0"/>
          </w:rPr>
          <w:t xml:space="preserve">: These often attack from the </w:t>
        </w:r>
        <w:r w:rsidDel="00000000" w:rsidR="00000000" w:rsidRPr="00000000">
          <w:rPr>
            <w:i w:val="1"/>
            <w:iCs w:val="1"/>
            <w:color w:val="ffffff"/>
            <w:rtl w:val="0"/>
          </w:rPr>
          <w:t xml:space="preserve">outside in</w:t>
        </w:r>
        <w:r w:rsidDel="00000000" w:rsidR="00000000" w:rsidRPr="00000000">
          <w:rPr>
            <w:color w:val="ffffff"/>
            <w:rtl w:val="0"/>
          </w:rPr>
          <w:t xml:space="preserve">. If it started with a midge bite near the eye or him rubbing his eye after playing in the Katy/Cypress dirt, it very commonly stays restricted to that </w:t>
        </w:r>
        <w:r w:rsidDel="00000000" w:rsidR="00000000" w:rsidRPr="00000000">
          <w:rPr>
            <w:b w:val="1"/>
            <w:bCs w:val="1"/>
            <w:color w:val="ffffff"/>
            <w:rtl w:val="0"/>
          </w:rPr>
          <w:t xml:space="preserve">one eye</w:t>
        </w:r>
        <w:r w:rsidDel="00000000" w:rsidR="00000000" w:rsidRPr="00000000">
          <w:rPr>
            <w:color w:val="ffffff"/>
            <w:rtl w:val="0"/>
          </w:rPr>
          <w:t xml:space="preserve"> and that </w:t>
        </w:r>
        <w:r w:rsidDel="00000000" w:rsidR="00000000" w:rsidRPr="00000000">
          <w:rPr>
            <w:b w:val="1"/>
            <w:bCs w:val="1"/>
            <w:color w:val="ffffff"/>
            <w:rtl w:val="0"/>
          </w:rPr>
          <w:t xml:space="preserve">one node</w:t>
        </w:r>
        <w:r w:rsidDel="00000000" w:rsidR="00000000" w:rsidRPr="00000000">
          <w:rPr>
            <w:color w:val="ffffff"/>
            <w:rtl w:val="0"/>
          </w:rPr>
          <w:t xml:space="preserve">.</w:t>
        </w:r>
      </w:ins>
    </w:p>
    <w:p w:rsidR="00000000" w:rsidDel="00000000" w:rsidP="00000000" w:rsidRDefault="00000000" w:rsidRPr="00000000" w14:paraId="0000028B">
      <w:pPr>
        <w:pStyle w:val="Heading2"/>
        <w:keepNext w:val="0"/>
        <w:keepLines w:val="0"/>
        <w:spacing w:after="80" w:lineRule="auto"/>
        <w:rPr>
          <w:ins w:author="" w:id="0"/>
          <w:color w:val="ffffff"/>
          <w:sz w:val="30"/>
          <w:szCs w:val="30"/>
        </w:rPr>
      </w:pPr>
      <w:ins w:author="" w:id="0">
        <w:bookmarkStart w:colFirst="0" w:colLast="0" w:name="_lkfkt83eblhp" w:id="35"/>
        <w:bookmarkEnd w:id="35"/>
        <w:r w:rsidDel="00000000" w:rsidR="00000000" w:rsidRPr="00000000">
          <w:rPr>
            <w:color w:val="ffffff"/>
            <w:sz w:val="30"/>
            <w:szCs w:val="30"/>
            <w:rtl w:val="0"/>
          </w:rPr>
          <w:t xml:space="preserve">The "Cough" Connection</w:t>
        </w:r>
      </w:ins>
    </w:p>
    <w:p w:rsidR="00000000" w:rsidDel="00000000" w:rsidP="00000000" w:rsidRDefault="00000000" w:rsidRPr="00000000" w14:paraId="0000028C">
      <w:pPr>
        <w:spacing w:after="240" w:before="240" w:lineRule="auto"/>
        <w:rPr>
          <w:ins w:author="" w:id="0"/>
          <w:color w:val="ffffff"/>
        </w:rPr>
      </w:pPr>
      <w:ins w:author="" w:id="0">
        <w:r w:rsidDel="00000000" w:rsidR="00000000" w:rsidRPr="00000000">
          <w:rPr>
            <w:color w:val="ffffff"/>
            <w:rtl w:val="0"/>
          </w:rPr>
          <w:t xml:space="preserve">The fact that he has a </w:t>
        </w:r>
        <w:r w:rsidDel="00000000" w:rsidR="00000000" w:rsidRPr="00000000">
          <w:rPr>
            <w:b w:val="1"/>
            <w:bCs w:val="1"/>
            <w:color w:val="ffffff"/>
            <w:rtl w:val="0"/>
          </w:rPr>
          <w:t xml:space="preserve">bad cough</w:t>
        </w:r>
        <w:r w:rsidDel="00000000" w:rsidR="00000000" w:rsidRPr="00000000">
          <w:rPr>
            <w:color w:val="ffffff"/>
            <w:rtl w:val="0"/>
          </w:rPr>
          <w:t xml:space="preserve"> that leads to "spit up" (likely mucus) is a strong indicator of </w:t>
        </w:r>
        <w:r w:rsidDel="00000000" w:rsidR="00000000" w:rsidRPr="00000000">
          <w:rPr>
            <w:b w:val="1"/>
            <w:bCs w:val="1"/>
            <w:color w:val="ffffff"/>
            <w:rtl w:val="0"/>
          </w:rPr>
          <w:t xml:space="preserve">Adenovirus</w:t>
        </w:r>
        <w:r w:rsidDel="00000000" w:rsidR="00000000" w:rsidRPr="00000000">
          <w:rPr>
            <w:color w:val="ffffff"/>
            <w:rtl w:val="0"/>
          </w:rPr>
          <w:t xml:space="preserve">. Adenovirus is one of the few things that causes:</w:t>
        </w:r>
      </w:ins>
    </w:p>
    <w:p w:rsidR="00000000" w:rsidDel="00000000" w:rsidP="00000000" w:rsidRDefault="00000000" w:rsidRPr="00000000" w14:paraId="0000028D">
      <w:pPr>
        <w:numPr>
          <w:ilvl w:val="0"/>
          <w:numId w:val="1"/>
        </w:numPr>
        <w:spacing w:after="0" w:afterAutospacing="0" w:before="240" w:lineRule="auto"/>
        <w:ind w:left="720" w:hanging="360"/>
        <w:rPr>
          <w:ins w:author="" w:id="0"/>
        </w:rPr>
      </w:pPr>
      <w:ins w:author="" w:id="0">
        <w:r w:rsidDel="00000000" w:rsidR="00000000" w:rsidRPr="00000000">
          <w:rPr>
            <w:color w:val="ffffff"/>
            <w:rtl w:val="0"/>
          </w:rPr>
          <w:t xml:space="preserve">High Fever (and Febrile Seizures)</w:t>
        </w:r>
      </w:ins>
    </w:p>
    <w:p w:rsidR="00000000" w:rsidDel="00000000" w:rsidP="00000000" w:rsidRDefault="00000000" w:rsidRPr="00000000" w14:paraId="0000028E">
      <w:pPr>
        <w:numPr>
          <w:ilvl w:val="0"/>
          <w:numId w:val="1"/>
        </w:numPr>
        <w:spacing w:after="0" w:afterAutospacing="0" w:before="0" w:beforeAutospacing="0" w:lineRule="auto"/>
        <w:ind w:left="720" w:hanging="360"/>
        <w:rPr>
          <w:ins w:author="" w:id="0"/>
        </w:rPr>
      </w:pPr>
      <w:ins w:author="" w:id="0">
        <w:r w:rsidDel="00000000" w:rsidR="00000000" w:rsidRPr="00000000">
          <w:rPr>
            <w:color w:val="ffffff"/>
            <w:rtl w:val="0"/>
          </w:rPr>
          <w:t xml:space="preserve">One-sided, very puffy red eye (Pink Eye/PCF)</w:t>
        </w:r>
      </w:ins>
    </w:p>
    <w:p w:rsidR="00000000" w:rsidDel="00000000" w:rsidP="00000000" w:rsidRDefault="00000000" w:rsidRPr="00000000" w14:paraId="0000028F">
      <w:pPr>
        <w:numPr>
          <w:ilvl w:val="0"/>
          <w:numId w:val="1"/>
        </w:numPr>
        <w:spacing w:after="0" w:afterAutospacing="0" w:before="0" w:beforeAutospacing="0" w:lineRule="auto"/>
        <w:ind w:left="720" w:hanging="360"/>
        <w:rPr>
          <w:ins w:author="" w:id="0"/>
        </w:rPr>
      </w:pPr>
      <w:ins w:author="" w:id="0">
        <w:r w:rsidDel="00000000" w:rsidR="00000000" w:rsidRPr="00000000">
          <w:rPr>
            <w:color w:val="ffffff"/>
            <w:rtl w:val="0"/>
          </w:rPr>
          <w:t xml:space="preserve">A swollen node behind the ear</w:t>
        </w:r>
      </w:ins>
    </w:p>
    <w:p w:rsidR="00000000" w:rsidDel="00000000" w:rsidP="00000000" w:rsidRDefault="00000000" w:rsidRPr="00000000" w14:paraId="00000290">
      <w:pPr>
        <w:numPr>
          <w:ilvl w:val="0"/>
          <w:numId w:val="1"/>
        </w:numPr>
        <w:spacing w:after="240" w:before="0" w:beforeAutospacing="0" w:lineRule="auto"/>
        <w:ind w:left="720" w:hanging="360"/>
        <w:rPr>
          <w:ins w:author="" w:id="0"/>
        </w:rPr>
      </w:pPr>
      <w:ins w:author="" w:id="0">
        <w:r w:rsidDel="00000000" w:rsidR="00000000" w:rsidRPr="00000000">
          <w:rPr>
            <w:b w:val="1"/>
            <w:bCs w:val="1"/>
            <w:color w:val="ffffff"/>
            <w:rtl w:val="0"/>
          </w:rPr>
          <w:t xml:space="preserve">A severe respiratory cough</w:t>
        </w:r>
      </w:ins>
    </w:p>
    <w:p w:rsidR="00000000" w:rsidDel="00000000" w:rsidP="00000000" w:rsidRDefault="00000000" w:rsidRPr="00000000" w14:paraId="00000291">
      <w:pPr>
        <w:spacing w:after="240" w:before="240" w:lineRule="auto"/>
        <w:rPr>
          <w:ins w:author="" w:id="0"/>
          <w:color w:val="ffffff"/>
        </w:rPr>
      </w:pPr>
      <w:ins w:author="" w:id="0">
        <w:r w:rsidDel="00000000" w:rsidR="00000000" w:rsidRPr="00000000">
          <w:rPr>
            <w:b w:val="1"/>
            <w:bCs w:val="1"/>
            <w:color w:val="ffffff"/>
            <w:rtl w:val="0"/>
          </w:rPr>
          <w:t xml:space="preserve">Checking one more thing:</w:t>
        </w:r>
        <w:r w:rsidDel="00000000" w:rsidR="00000000" w:rsidRPr="00000000">
          <w:rPr>
            <w:color w:val="ffffff"/>
            <w:rtl w:val="0"/>
          </w:rPr>
          <w:t xml:space="preserve"> Is the "puffy" part of the eye mainly the </w:t>
        </w:r>
        <w:r w:rsidDel="00000000" w:rsidR="00000000" w:rsidRPr="00000000">
          <w:rPr>
            <w:b w:val="1"/>
            <w:bCs w:val="1"/>
            <w:color w:val="ffffff"/>
            <w:rtl w:val="0"/>
          </w:rPr>
          <w:t xml:space="preserve">eyelid</w:t>
        </w:r>
        <w:r w:rsidDel="00000000" w:rsidR="00000000" w:rsidRPr="00000000">
          <w:rPr>
            <w:color w:val="ffffff"/>
            <w:rtl w:val="0"/>
          </w:rPr>
          <w:t xml:space="preserve"> itself, or is the </w:t>
        </w:r>
        <w:r w:rsidDel="00000000" w:rsidR="00000000" w:rsidRPr="00000000">
          <w:rPr>
            <w:b w:val="1"/>
            <w:bCs w:val="1"/>
            <w:color w:val="ffffff"/>
            <w:rtl w:val="0"/>
          </w:rPr>
          <w:t xml:space="preserve">white part of the eyeball</w:t>
        </w:r>
        <w:r w:rsidDel="00000000" w:rsidR="00000000" w:rsidRPr="00000000">
          <w:rPr>
            <w:color w:val="ffffff"/>
            <w:rtl w:val="0"/>
          </w:rPr>
          <w:t xml:space="preserve">actually bright red? Also, does the cough sound </w:t>
        </w:r>
        <w:r w:rsidDel="00000000" w:rsidR="00000000" w:rsidRPr="00000000">
          <w:rPr>
            <w:b w:val="1"/>
            <w:bCs w:val="1"/>
            <w:color w:val="ffffff"/>
            <w:rtl w:val="0"/>
          </w:rPr>
          <w:t xml:space="preserve">"barky"</w:t>
        </w:r>
        <w:r w:rsidDel="00000000" w:rsidR="00000000" w:rsidRPr="00000000">
          <w:rPr>
            <w:color w:val="ffffff"/>
            <w:rtl w:val="0"/>
          </w:rPr>
          <w:t xml:space="preserve"> (like a seal) or </w:t>
        </w:r>
        <w:r w:rsidDel="00000000" w:rsidR="00000000" w:rsidRPr="00000000">
          <w:rPr>
            <w:b w:val="1"/>
            <w:bCs w:val="1"/>
            <w:color w:val="ffffff"/>
            <w:rtl w:val="0"/>
          </w:rPr>
          <w:t xml:space="preserve">wet and rattly</w:t>
        </w:r>
        <w:r w:rsidDel="00000000" w:rsidR="00000000" w:rsidRPr="00000000">
          <w:rPr>
            <w:color w:val="ffffff"/>
            <w:rtl w:val="0"/>
          </w:rPr>
          <w:t xml:space="preserve">?</w:t>
        </w:r>
      </w:ins>
    </w:p>
    <w:p w:rsidR="00000000" w:rsidDel="00000000" w:rsidP="00000000" w:rsidRDefault="00000000" w:rsidRPr="00000000" w14:paraId="00000292">
      <w:pPr>
        <w:rPr>
          <w:ins w:author="" w:id="0"/>
          <w:color w:val="ffffff"/>
        </w:rPr>
      </w:pPr>
      <w:ins w:author="" w:id="0">
        <w:r w:rsidDel="00000000" w:rsidR="00000000" w:rsidRPr="00000000">
          <w:rPr>
            <w:rtl w:val="0"/>
          </w:rPr>
        </w:r>
      </w:ins>
    </w:p>
    <w:p w:rsidR="00000000" w:rsidDel="00000000" w:rsidP="00000000" w:rsidRDefault="00000000" w:rsidRPr="00000000" w14:paraId="00000293">
      <w:pPr>
        <w:spacing w:after="240" w:before="240" w:lineRule="auto"/>
        <w:rPr>
          <w:ins w:author="" w:id="0"/>
          <w:color w:val="ffffff"/>
        </w:rPr>
      </w:pPr>
      <w:ins w:author="" w:id="0">
        <w:r w:rsidDel="00000000" w:rsidR="00000000" w:rsidRPr="00000000">
          <w:rPr>
            <w:color w:val="ffffff"/>
            <w:rtl w:val="0"/>
          </w:rPr>
          <w:t xml:space="preserve">Actually, it is the other way around: the infection usually starts in the </w:t>
        </w:r>
        <w:r w:rsidDel="00000000" w:rsidR="00000000" w:rsidRPr="00000000">
          <w:rPr>
            <w:b w:val="1"/>
            <w:bCs w:val="1"/>
            <w:color w:val="ffffff"/>
            <w:rtl w:val="0"/>
          </w:rPr>
          <w:t xml:space="preserve">eye</w:t>
        </w:r>
        <w:r w:rsidDel="00000000" w:rsidR="00000000" w:rsidRPr="00000000">
          <w:rPr>
            <w:color w:val="ffffff"/>
            <w:rtl w:val="0"/>
          </w:rPr>
          <w:t xml:space="preserve"> and then travels to the </w:t>
        </w:r>
        <w:r w:rsidDel="00000000" w:rsidR="00000000" w:rsidRPr="00000000">
          <w:rPr>
            <w:b w:val="1"/>
            <w:bCs w:val="1"/>
            <w:color w:val="ffffff"/>
            <w:rtl w:val="0"/>
          </w:rPr>
          <w:t xml:space="preserve">node behind the ear</w:t>
        </w:r>
        <w:r w:rsidDel="00000000" w:rsidR="00000000" w:rsidRPr="00000000">
          <w:rPr>
            <w:color w:val="ffffff"/>
            <w:rtl w:val="0"/>
          </w:rPr>
          <w:t xml:space="preserve">.</w:t>
        </w:r>
      </w:ins>
    </w:p>
    <w:p w:rsidR="00000000" w:rsidDel="00000000" w:rsidP="00000000" w:rsidRDefault="00000000" w:rsidRPr="00000000" w14:paraId="00000294">
      <w:pPr>
        <w:spacing w:after="240" w:before="240" w:lineRule="auto"/>
        <w:rPr>
          <w:ins w:author="" w:id="0"/>
          <w:color w:val="ffffff"/>
        </w:rPr>
      </w:pPr>
      <w:ins w:author="" w:id="0">
        <w:r w:rsidDel="00000000" w:rsidR="00000000" w:rsidRPr="00000000">
          <w:rPr>
            <w:color w:val="ffffff"/>
            <w:rtl w:val="0"/>
          </w:rPr>
          <w:t xml:space="preserve">Here is why it typically stays in </w:t>
        </w:r>
        <w:r w:rsidDel="00000000" w:rsidR="00000000" w:rsidRPr="00000000">
          <w:rPr>
            <w:b w:val="1"/>
            <w:bCs w:val="1"/>
            <w:color w:val="ffffff"/>
            <w:rtl w:val="0"/>
          </w:rPr>
          <w:t xml:space="preserve">one eye</w:t>
        </w:r>
        <w:r w:rsidDel="00000000" w:rsidR="00000000" w:rsidRPr="00000000">
          <w:rPr>
            <w:color w:val="ffffff"/>
            <w:rtl w:val="0"/>
          </w:rPr>
          <w:t xml:space="preserve"> and why the node is only on that side:</w:t>
        </w:r>
      </w:ins>
    </w:p>
    <w:p w:rsidR="00000000" w:rsidDel="00000000" w:rsidP="00000000" w:rsidRDefault="00000000" w:rsidRPr="00000000" w14:paraId="00000295">
      <w:pPr>
        <w:pStyle w:val="Heading2"/>
        <w:keepNext w:val="0"/>
        <w:keepLines w:val="0"/>
        <w:spacing w:after="80" w:lineRule="auto"/>
        <w:rPr>
          <w:ins w:author="" w:id="0"/>
          <w:color w:val="ffffff"/>
          <w:sz w:val="30"/>
          <w:szCs w:val="30"/>
        </w:rPr>
      </w:pPr>
      <w:ins w:author="" w:id="0">
        <w:bookmarkStart w:colFirst="0" w:colLast="0" w:name="_a1r7q6va1z3f" w:id="36"/>
        <w:bookmarkEnd w:id="36"/>
        <w:r w:rsidDel="00000000" w:rsidR="00000000" w:rsidRPr="00000000">
          <w:rPr>
            <w:color w:val="ffffff"/>
            <w:sz w:val="30"/>
            <w:szCs w:val="30"/>
            <w:rtl w:val="0"/>
          </w:rPr>
          <w:t xml:space="preserve">1. The "Drainage" Path</w:t>
        </w:r>
      </w:ins>
    </w:p>
    <w:p w:rsidR="00000000" w:rsidDel="00000000" w:rsidP="00000000" w:rsidRDefault="00000000" w:rsidRPr="00000000" w14:paraId="00000296">
      <w:pPr>
        <w:spacing w:after="240" w:before="240" w:lineRule="auto"/>
        <w:rPr>
          <w:ins w:author="" w:id="0"/>
          <w:color w:val="ffffff"/>
        </w:rPr>
      </w:pPr>
      <w:ins w:author="" w:id="0">
        <w:r w:rsidDel="00000000" w:rsidR="00000000" w:rsidRPr="00000000">
          <w:rPr>
            <w:color w:val="ffffff"/>
            <w:rtl w:val="0"/>
          </w:rPr>
          <w:t xml:space="preserve">Your lymph nodes act like a filter system for specific zones of your body. The node you found under/behind the left ear (the </w:t>
        </w:r>
        <w:r w:rsidDel="00000000" w:rsidR="00000000" w:rsidRPr="00000000">
          <w:rPr>
            <w:b w:val="1"/>
            <w:bCs w:val="1"/>
            <w:color w:val="ffffff"/>
            <w:rtl w:val="0"/>
          </w:rPr>
          <w:t xml:space="preserve">preauricular</w:t>
        </w:r>
        <w:r w:rsidDel="00000000" w:rsidR="00000000" w:rsidRPr="00000000">
          <w:rPr>
            <w:color w:val="ffffff"/>
            <w:rtl w:val="0"/>
          </w:rPr>
          <w:t xml:space="preserve"> node) is the primary "drain" for the </w:t>
        </w:r>
        <w:r w:rsidDel="00000000" w:rsidR="00000000" w:rsidRPr="00000000">
          <w:rPr>
            <w:b w:val="1"/>
            <w:bCs w:val="1"/>
            <w:color w:val="ffffff"/>
            <w:rtl w:val="0"/>
          </w:rPr>
          <w:t xml:space="preserve">left eye</w:t>
        </w:r>
        <w:r w:rsidDel="00000000" w:rsidR="00000000" w:rsidRPr="00000000">
          <w:rPr>
            <w:color w:val="ffffff"/>
            <w:rtl w:val="0"/>
          </w:rPr>
          <w:t xml:space="preserve"> and the left side of the forehead.</w:t>
        </w:r>
      </w:ins>
    </w:p>
    <w:p w:rsidR="00000000" w:rsidDel="00000000" w:rsidP="00000000" w:rsidRDefault="00000000" w:rsidRPr="00000000" w14:paraId="00000297">
      <w:pPr>
        <w:numPr>
          <w:ilvl w:val="0"/>
          <w:numId w:val="17"/>
        </w:numPr>
        <w:spacing w:after="0" w:afterAutospacing="0" w:before="240" w:lineRule="auto"/>
        <w:ind w:left="720" w:hanging="360"/>
        <w:rPr>
          <w:ins w:author="" w:id="0"/>
        </w:rPr>
      </w:pPr>
      <w:ins w:author="" w:id="0">
        <w:r w:rsidDel="00000000" w:rsidR="00000000" w:rsidRPr="00000000">
          <w:rPr>
            <w:color w:val="ffffff"/>
            <w:rtl w:val="0"/>
          </w:rPr>
          <w:t xml:space="preserve">If a virus or bacteria enters the left eye, that specific node will swell up as it tries to fight the infection.</w:t>
        </w:r>
      </w:ins>
    </w:p>
    <w:p w:rsidR="00000000" w:rsidDel="00000000" w:rsidP="00000000" w:rsidRDefault="00000000" w:rsidRPr="00000000" w14:paraId="00000298">
      <w:pPr>
        <w:numPr>
          <w:ilvl w:val="0"/>
          <w:numId w:val="17"/>
        </w:numPr>
        <w:spacing w:after="240" w:before="0" w:beforeAutospacing="0" w:lineRule="auto"/>
        <w:ind w:left="720" w:hanging="360"/>
        <w:rPr>
          <w:ins w:author="" w:id="0"/>
        </w:rPr>
      </w:pPr>
      <w:ins w:author="" w:id="0">
        <w:r w:rsidDel="00000000" w:rsidR="00000000" w:rsidRPr="00000000">
          <w:rPr>
            <w:color w:val="ffffff"/>
            <w:rtl w:val="0"/>
          </w:rPr>
          <w:t xml:space="preserve">The infection doesn't "spread" from the node to the eye; the node is reacting to what is happening in the eye.</w:t>
        </w:r>
      </w:ins>
    </w:p>
    <w:p w:rsidR="00000000" w:rsidDel="00000000" w:rsidP="00000000" w:rsidRDefault="00000000" w:rsidRPr="00000000" w14:paraId="00000299">
      <w:pPr>
        <w:pStyle w:val="Heading2"/>
        <w:keepNext w:val="0"/>
        <w:keepLines w:val="0"/>
        <w:spacing w:after="80" w:lineRule="auto"/>
        <w:rPr>
          <w:ins w:author="" w:id="0"/>
          <w:color w:val="ffffff"/>
          <w:sz w:val="30"/>
          <w:szCs w:val="30"/>
        </w:rPr>
      </w:pPr>
      <w:ins w:author="" w:id="0">
        <w:bookmarkStart w:colFirst="0" w:colLast="0" w:name="_iutu5o66jhii" w:id="37"/>
        <w:bookmarkEnd w:id="37"/>
        <w:r w:rsidDel="00000000" w:rsidR="00000000" w:rsidRPr="00000000">
          <w:rPr>
            <w:color w:val="ffffff"/>
            <w:sz w:val="30"/>
            <w:szCs w:val="30"/>
            <w:rtl w:val="0"/>
          </w:rPr>
          <w:t xml:space="preserve">2. Why only one eye?</w:t>
        </w:r>
      </w:ins>
    </w:p>
    <w:p w:rsidR="00000000" w:rsidDel="00000000" w:rsidP="00000000" w:rsidRDefault="00000000" w:rsidRPr="00000000" w14:paraId="0000029A">
      <w:pPr>
        <w:spacing w:after="240" w:before="240" w:lineRule="auto"/>
        <w:rPr>
          <w:ins w:author="" w:id="0"/>
          <w:color w:val="ffffff"/>
        </w:rPr>
      </w:pPr>
      <w:ins w:author="" w:id="0">
        <w:r w:rsidDel="00000000" w:rsidR="00000000" w:rsidRPr="00000000">
          <w:rPr>
            <w:color w:val="ffffff"/>
            <w:rtl w:val="0"/>
          </w:rPr>
          <w:t xml:space="preserve">In "Oculoglandular" syndromes (like Bartonella or certain viral infections), the infection is usually localized.</w:t>
        </w:r>
      </w:ins>
    </w:p>
    <w:p w:rsidR="00000000" w:rsidDel="00000000" w:rsidP="00000000" w:rsidRDefault="00000000" w:rsidRPr="00000000" w14:paraId="0000029B">
      <w:pPr>
        <w:numPr>
          <w:ilvl w:val="0"/>
          <w:numId w:val="12"/>
        </w:numPr>
        <w:spacing w:after="0" w:afterAutospacing="0" w:before="240" w:lineRule="auto"/>
        <w:ind w:left="720" w:hanging="360"/>
        <w:rPr>
          <w:ins w:author="" w:id="0"/>
        </w:rPr>
      </w:pPr>
      <w:ins w:author="" w:id="0">
        <w:r w:rsidDel="00000000" w:rsidR="00000000" w:rsidRPr="00000000">
          <w:rPr>
            <w:b w:val="1"/>
            <w:bCs w:val="1"/>
            <w:color w:val="ffffff"/>
            <w:rtl w:val="0"/>
          </w:rPr>
          <w:t xml:space="preserve">The Initial Touch</w:t>
        </w:r>
        <w:r w:rsidDel="00000000" w:rsidR="00000000" w:rsidRPr="00000000">
          <w:rPr>
            <w:color w:val="ffffff"/>
            <w:rtl w:val="0"/>
          </w:rPr>
          <w:t xml:space="preserve">: It usually starts when a child gets a microscopic amount of bacteria or virus on their finger (from a bug bite, a pet, or the ground) and rubs </w:t>
        </w:r>
        <w:r w:rsidDel="00000000" w:rsidR="00000000" w:rsidRPr="00000000">
          <w:rPr>
            <w:b w:val="1"/>
            <w:bCs w:val="1"/>
            <w:color w:val="ffffff"/>
            <w:rtl w:val="0"/>
          </w:rPr>
          <w:t xml:space="preserve">one specific eye</w:t>
        </w:r>
        <w:r w:rsidDel="00000000" w:rsidR="00000000" w:rsidRPr="00000000">
          <w:rPr>
            <w:color w:val="ffffff"/>
            <w:rtl w:val="0"/>
          </w:rPr>
          <w:t xml:space="preserve">.</w:t>
        </w:r>
      </w:ins>
    </w:p>
    <w:p w:rsidR="00000000" w:rsidDel="00000000" w:rsidP="00000000" w:rsidRDefault="00000000" w:rsidRPr="00000000" w14:paraId="0000029C">
      <w:pPr>
        <w:numPr>
          <w:ilvl w:val="0"/>
          <w:numId w:val="12"/>
        </w:numPr>
        <w:spacing w:after="240" w:before="0" w:beforeAutospacing="0" w:lineRule="auto"/>
        <w:ind w:left="720" w:hanging="360"/>
        <w:rPr>
          <w:ins w:author="" w:id="0"/>
        </w:rPr>
      </w:pPr>
      <w:ins w:author="" w:id="0">
        <w:r w:rsidDel="00000000" w:rsidR="00000000" w:rsidRPr="00000000">
          <w:rPr>
            <w:b w:val="1"/>
            <w:bCs w:val="1"/>
            <w:color w:val="ffffff"/>
            <w:rtl w:val="0"/>
          </w:rPr>
          <w:t xml:space="preserve">The Barrier</w:t>
        </w:r>
        <w:r w:rsidDel="00000000" w:rsidR="00000000" w:rsidRPr="00000000">
          <w:rPr>
            <w:color w:val="ffffff"/>
            <w:rtl w:val="0"/>
          </w:rPr>
          <w:t xml:space="preserve">: Once that eye is infected, the body’s immune response begins immediately. While it </w:t>
        </w:r>
        <w:r w:rsidDel="00000000" w:rsidR="00000000" w:rsidRPr="00000000">
          <w:rPr>
            <w:i w:val="1"/>
            <w:iCs w:val="1"/>
            <w:color w:val="ffffff"/>
            <w:rtl w:val="0"/>
          </w:rPr>
          <w:t xml:space="preserve">could</w:t>
        </w:r>
        <w:r w:rsidDel="00000000" w:rsidR="00000000" w:rsidRPr="00000000">
          <w:rPr>
            <w:color w:val="ffffff"/>
            <w:rtl w:val="0"/>
          </w:rPr>
          <w:t xml:space="preserve"> spread to the other eye if he rubs the left eye and then the right, it often doesn't because the "viral load" or "bacterial load" on the hands is highest at the moment of the first contact.</w:t>
        </w:r>
      </w:ins>
    </w:p>
    <w:p w:rsidR="00000000" w:rsidDel="00000000" w:rsidP="00000000" w:rsidRDefault="00000000" w:rsidRPr="00000000" w14:paraId="0000029D">
      <w:pPr>
        <w:pStyle w:val="Heading2"/>
        <w:keepNext w:val="0"/>
        <w:keepLines w:val="0"/>
        <w:spacing w:after="80" w:lineRule="auto"/>
        <w:rPr>
          <w:ins w:author="" w:id="0"/>
          <w:color w:val="ffffff"/>
          <w:sz w:val="30"/>
          <w:szCs w:val="30"/>
        </w:rPr>
      </w:pPr>
      <w:ins w:author="" w:id="0">
        <w:bookmarkStart w:colFirst="0" w:colLast="0" w:name="_amith0inexy2" w:id="38"/>
        <w:bookmarkEnd w:id="38"/>
        <w:r w:rsidDel="00000000" w:rsidR="00000000" w:rsidRPr="00000000">
          <w:rPr>
            <w:color w:val="ffffff"/>
            <w:sz w:val="30"/>
            <w:szCs w:val="30"/>
            <w:rtl w:val="0"/>
          </w:rPr>
          <w:t xml:space="preserve">3. Oropouche vs. Bartonella on this point</w:t>
        </w:r>
      </w:ins>
    </w:p>
    <w:p w:rsidR="00000000" w:rsidDel="00000000" w:rsidP="00000000" w:rsidRDefault="00000000" w:rsidRPr="00000000" w14:paraId="0000029E">
      <w:pPr>
        <w:numPr>
          <w:ilvl w:val="0"/>
          <w:numId w:val="31"/>
        </w:numPr>
        <w:spacing w:after="0" w:afterAutospacing="0" w:before="240" w:lineRule="auto"/>
        <w:ind w:left="720" w:hanging="360"/>
        <w:rPr>
          <w:ins w:author="" w:id="0"/>
        </w:rPr>
      </w:pPr>
      <w:ins w:author="" w:id="0">
        <w:r w:rsidDel="00000000" w:rsidR="00000000" w:rsidRPr="00000000">
          <w:rPr>
            <w:b w:val="1"/>
            <w:bCs w:val="1"/>
            <w:color w:val="ffffff"/>
            <w:rtl w:val="0"/>
          </w:rPr>
          <w:t xml:space="preserve">Oropouche (Systemic)</w:t>
        </w:r>
        <w:r w:rsidDel="00000000" w:rsidR="00000000" w:rsidRPr="00000000">
          <w:rPr>
            <w:color w:val="ffffff"/>
            <w:rtl w:val="0"/>
          </w:rPr>
          <w:t xml:space="preserve">: If it were Oropouche, it would be in his entire bloodstream. Usually, this causes </w:t>
        </w:r>
        <w:r w:rsidDel="00000000" w:rsidR="00000000" w:rsidRPr="00000000">
          <w:rPr>
            <w:b w:val="1"/>
            <w:bCs w:val="1"/>
            <w:color w:val="ffffff"/>
            <w:rtl w:val="0"/>
          </w:rPr>
          <w:t xml:space="preserve">both eyes</w:t>
        </w:r>
        <w:r w:rsidDel="00000000" w:rsidR="00000000" w:rsidRPr="00000000">
          <w:rPr>
            <w:color w:val="ffffff"/>
            <w:rtl w:val="0"/>
          </w:rPr>
          <w:t xml:space="preserve">to look bloodshot (conjunctival injection) because the virus is attacking from the </w:t>
        </w:r>
        <w:r w:rsidDel="00000000" w:rsidR="00000000" w:rsidRPr="00000000">
          <w:rPr>
            <w:i w:val="1"/>
            <w:iCs w:val="1"/>
            <w:color w:val="ffffff"/>
            <w:rtl w:val="0"/>
          </w:rPr>
          <w:t xml:space="preserve">inside out</w:t>
        </w:r>
        <w:r w:rsidDel="00000000" w:rsidR="00000000" w:rsidRPr="00000000">
          <w:rPr>
            <w:color w:val="ffffff"/>
            <w:rtl w:val="0"/>
          </w:rPr>
          <w:t xml:space="preserve">.</w:t>
        </w:r>
      </w:ins>
    </w:p>
    <w:p w:rsidR="00000000" w:rsidDel="00000000" w:rsidP="00000000" w:rsidRDefault="00000000" w:rsidRPr="00000000" w14:paraId="0000029F">
      <w:pPr>
        <w:numPr>
          <w:ilvl w:val="0"/>
          <w:numId w:val="31"/>
        </w:numPr>
        <w:spacing w:after="240" w:before="0" w:beforeAutospacing="0" w:lineRule="auto"/>
        <w:ind w:left="720" w:hanging="360"/>
        <w:rPr>
          <w:ins w:author="" w:id="0"/>
        </w:rPr>
      </w:pPr>
      <w:ins w:author="" w:id="0">
        <w:r w:rsidDel="00000000" w:rsidR="00000000" w:rsidRPr="00000000">
          <w:rPr>
            <w:b w:val="1"/>
            <w:bCs w:val="1"/>
            <w:color w:val="ffffff"/>
            <w:rtl w:val="0"/>
          </w:rPr>
          <w:t xml:space="preserve">Bartonella or Adenovirus (Localized)</w:t>
        </w:r>
        <w:r w:rsidDel="00000000" w:rsidR="00000000" w:rsidRPr="00000000">
          <w:rPr>
            <w:color w:val="ffffff"/>
            <w:rtl w:val="0"/>
          </w:rPr>
          <w:t xml:space="preserve">: These often attack from the </w:t>
        </w:r>
        <w:r w:rsidDel="00000000" w:rsidR="00000000" w:rsidRPr="00000000">
          <w:rPr>
            <w:i w:val="1"/>
            <w:iCs w:val="1"/>
            <w:color w:val="ffffff"/>
            <w:rtl w:val="0"/>
          </w:rPr>
          <w:t xml:space="preserve">outside in</w:t>
        </w:r>
        <w:r w:rsidDel="00000000" w:rsidR="00000000" w:rsidRPr="00000000">
          <w:rPr>
            <w:color w:val="ffffff"/>
            <w:rtl w:val="0"/>
          </w:rPr>
          <w:t xml:space="preserve">. If it started with a midge bite near the eye or him rubbing his eye after playing in the Katy/Cypress dirt, it very commonly stays restricted to that </w:t>
        </w:r>
        <w:r w:rsidDel="00000000" w:rsidR="00000000" w:rsidRPr="00000000">
          <w:rPr>
            <w:b w:val="1"/>
            <w:bCs w:val="1"/>
            <w:color w:val="ffffff"/>
            <w:rtl w:val="0"/>
          </w:rPr>
          <w:t xml:space="preserve">one eye</w:t>
        </w:r>
        <w:r w:rsidDel="00000000" w:rsidR="00000000" w:rsidRPr="00000000">
          <w:rPr>
            <w:color w:val="ffffff"/>
            <w:rtl w:val="0"/>
          </w:rPr>
          <w:t xml:space="preserve"> and that </w:t>
        </w:r>
        <w:r w:rsidDel="00000000" w:rsidR="00000000" w:rsidRPr="00000000">
          <w:rPr>
            <w:b w:val="1"/>
            <w:bCs w:val="1"/>
            <w:color w:val="ffffff"/>
            <w:rtl w:val="0"/>
          </w:rPr>
          <w:t xml:space="preserve">one node</w:t>
        </w:r>
        <w:r w:rsidDel="00000000" w:rsidR="00000000" w:rsidRPr="00000000">
          <w:rPr>
            <w:color w:val="ffffff"/>
            <w:rtl w:val="0"/>
          </w:rPr>
          <w:t xml:space="preserve">.</w:t>
        </w:r>
      </w:ins>
    </w:p>
    <w:p w:rsidR="00000000" w:rsidDel="00000000" w:rsidP="00000000" w:rsidRDefault="00000000" w:rsidRPr="00000000" w14:paraId="000002A0">
      <w:pPr>
        <w:pStyle w:val="Heading2"/>
        <w:keepNext w:val="0"/>
        <w:keepLines w:val="0"/>
        <w:spacing w:after="80" w:lineRule="auto"/>
        <w:rPr>
          <w:ins w:author="" w:id="0"/>
          <w:color w:val="ffffff"/>
          <w:sz w:val="30"/>
          <w:szCs w:val="30"/>
        </w:rPr>
      </w:pPr>
      <w:ins w:author="" w:id="0">
        <w:bookmarkStart w:colFirst="0" w:colLast="0" w:name="_5hszjs872h2s" w:id="39"/>
        <w:bookmarkEnd w:id="39"/>
        <w:r w:rsidDel="00000000" w:rsidR="00000000" w:rsidRPr="00000000">
          <w:rPr>
            <w:color w:val="ffffff"/>
            <w:sz w:val="30"/>
            <w:szCs w:val="30"/>
            <w:rtl w:val="0"/>
          </w:rPr>
          <w:t xml:space="preserve">The "Cough" Connection</w:t>
        </w:r>
      </w:ins>
    </w:p>
    <w:p w:rsidR="00000000" w:rsidDel="00000000" w:rsidP="00000000" w:rsidRDefault="00000000" w:rsidRPr="00000000" w14:paraId="000002A1">
      <w:pPr>
        <w:spacing w:after="240" w:before="240" w:lineRule="auto"/>
        <w:rPr>
          <w:ins w:author="" w:id="0"/>
          <w:color w:val="ffffff"/>
        </w:rPr>
      </w:pPr>
      <w:ins w:author="" w:id="0">
        <w:r w:rsidDel="00000000" w:rsidR="00000000" w:rsidRPr="00000000">
          <w:rPr>
            <w:color w:val="ffffff"/>
            <w:rtl w:val="0"/>
          </w:rPr>
          <w:t xml:space="preserve">The fact that he has a </w:t>
        </w:r>
        <w:r w:rsidDel="00000000" w:rsidR="00000000" w:rsidRPr="00000000">
          <w:rPr>
            <w:b w:val="1"/>
            <w:bCs w:val="1"/>
            <w:color w:val="ffffff"/>
            <w:rtl w:val="0"/>
          </w:rPr>
          <w:t xml:space="preserve">bad cough</w:t>
        </w:r>
        <w:r w:rsidDel="00000000" w:rsidR="00000000" w:rsidRPr="00000000">
          <w:rPr>
            <w:color w:val="ffffff"/>
            <w:rtl w:val="0"/>
          </w:rPr>
          <w:t xml:space="preserve"> that leads to "spit up" (likely mucus) is a strong indicator of </w:t>
        </w:r>
        <w:r w:rsidDel="00000000" w:rsidR="00000000" w:rsidRPr="00000000">
          <w:rPr>
            <w:b w:val="1"/>
            <w:bCs w:val="1"/>
            <w:color w:val="ffffff"/>
            <w:rtl w:val="0"/>
          </w:rPr>
          <w:t xml:space="preserve">Adenovirus</w:t>
        </w:r>
        <w:r w:rsidDel="00000000" w:rsidR="00000000" w:rsidRPr="00000000">
          <w:rPr>
            <w:color w:val="ffffff"/>
            <w:rtl w:val="0"/>
          </w:rPr>
          <w:t xml:space="preserve">. Adenovirus is one of the few things that causes:</w:t>
        </w:r>
      </w:ins>
    </w:p>
    <w:p w:rsidR="00000000" w:rsidDel="00000000" w:rsidP="00000000" w:rsidRDefault="00000000" w:rsidRPr="00000000" w14:paraId="000002A2">
      <w:pPr>
        <w:numPr>
          <w:ilvl w:val="0"/>
          <w:numId w:val="24"/>
        </w:numPr>
        <w:spacing w:after="0" w:afterAutospacing="0" w:before="240" w:lineRule="auto"/>
        <w:ind w:left="720" w:hanging="360"/>
        <w:rPr>
          <w:ins w:author="" w:id="0"/>
        </w:rPr>
      </w:pPr>
      <w:ins w:author="" w:id="0">
        <w:r w:rsidDel="00000000" w:rsidR="00000000" w:rsidRPr="00000000">
          <w:rPr>
            <w:color w:val="ffffff"/>
            <w:rtl w:val="0"/>
          </w:rPr>
          <w:t xml:space="preserve">High Fever (and Febrile Seizures)</w:t>
        </w:r>
      </w:ins>
    </w:p>
    <w:p w:rsidR="00000000" w:rsidDel="00000000" w:rsidP="00000000" w:rsidRDefault="00000000" w:rsidRPr="00000000" w14:paraId="000002A3">
      <w:pPr>
        <w:numPr>
          <w:ilvl w:val="0"/>
          <w:numId w:val="24"/>
        </w:numPr>
        <w:spacing w:after="0" w:afterAutospacing="0" w:before="0" w:beforeAutospacing="0" w:lineRule="auto"/>
        <w:ind w:left="720" w:hanging="360"/>
        <w:rPr>
          <w:ins w:author="" w:id="0"/>
        </w:rPr>
      </w:pPr>
      <w:ins w:author="" w:id="0">
        <w:r w:rsidDel="00000000" w:rsidR="00000000" w:rsidRPr="00000000">
          <w:rPr>
            <w:color w:val="ffffff"/>
            <w:rtl w:val="0"/>
          </w:rPr>
          <w:t xml:space="preserve">One-sided, very puffy red eye (Pink Eye/PCF)</w:t>
        </w:r>
      </w:ins>
    </w:p>
    <w:p w:rsidR="00000000" w:rsidDel="00000000" w:rsidP="00000000" w:rsidRDefault="00000000" w:rsidRPr="00000000" w14:paraId="000002A4">
      <w:pPr>
        <w:numPr>
          <w:ilvl w:val="0"/>
          <w:numId w:val="24"/>
        </w:numPr>
        <w:spacing w:after="0" w:afterAutospacing="0" w:before="0" w:beforeAutospacing="0" w:lineRule="auto"/>
        <w:ind w:left="720" w:hanging="360"/>
        <w:rPr>
          <w:ins w:author="" w:id="0"/>
        </w:rPr>
      </w:pPr>
      <w:ins w:author="" w:id="0">
        <w:r w:rsidDel="00000000" w:rsidR="00000000" w:rsidRPr="00000000">
          <w:rPr>
            <w:color w:val="ffffff"/>
            <w:rtl w:val="0"/>
          </w:rPr>
          <w:t xml:space="preserve">A swollen node behind the ear</w:t>
        </w:r>
      </w:ins>
    </w:p>
    <w:p w:rsidR="00000000" w:rsidDel="00000000" w:rsidP="00000000" w:rsidRDefault="00000000" w:rsidRPr="00000000" w14:paraId="000002A5">
      <w:pPr>
        <w:numPr>
          <w:ilvl w:val="0"/>
          <w:numId w:val="24"/>
        </w:numPr>
        <w:spacing w:after="240" w:before="0" w:beforeAutospacing="0" w:lineRule="auto"/>
        <w:ind w:left="720" w:hanging="360"/>
        <w:rPr>
          <w:ins w:author="" w:id="0"/>
        </w:rPr>
      </w:pPr>
      <w:ins w:author="" w:id="0">
        <w:r w:rsidDel="00000000" w:rsidR="00000000" w:rsidRPr="00000000">
          <w:rPr>
            <w:b w:val="1"/>
            <w:bCs w:val="1"/>
            <w:color w:val="ffffff"/>
            <w:rtl w:val="0"/>
          </w:rPr>
          <w:t xml:space="preserve">A severe respiratory cough</w:t>
        </w:r>
      </w:ins>
    </w:p>
    <w:p w:rsidR="00000000" w:rsidDel="00000000" w:rsidP="00000000" w:rsidRDefault="00000000" w:rsidRPr="00000000" w14:paraId="000002A6">
      <w:pPr>
        <w:spacing w:after="240" w:before="240" w:lineRule="auto"/>
        <w:rPr>
          <w:ins w:author="" w:id="0"/>
          <w:color w:val="ffffff"/>
        </w:rPr>
      </w:pPr>
      <w:ins w:author="" w:id="0">
        <w:r w:rsidDel="00000000" w:rsidR="00000000" w:rsidRPr="00000000">
          <w:rPr>
            <w:b w:val="1"/>
            <w:bCs w:val="1"/>
            <w:color w:val="ffffff"/>
            <w:rtl w:val="0"/>
          </w:rPr>
          <w:t xml:space="preserve">Checking one more thing:</w:t>
        </w:r>
        <w:r w:rsidDel="00000000" w:rsidR="00000000" w:rsidRPr="00000000">
          <w:rPr>
            <w:color w:val="ffffff"/>
            <w:rtl w:val="0"/>
          </w:rPr>
          <w:t xml:space="preserve"> Is the "puffy" part of the eye mainly the </w:t>
        </w:r>
        <w:r w:rsidDel="00000000" w:rsidR="00000000" w:rsidRPr="00000000">
          <w:rPr>
            <w:b w:val="1"/>
            <w:bCs w:val="1"/>
            <w:color w:val="ffffff"/>
            <w:rtl w:val="0"/>
          </w:rPr>
          <w:t xml:space="preserve">eyelid</w:t>
        </w:r>
        <w:r w:rsidDel="00000000" w:rsidR="00000000" w:rsidRPr="00000000">
          <w:rPr>
            <w:color w:val="ffffff"/>
            <w:rtl w:val="0"/>
          </w:rPr>
          <w:t xml:space="preserve"> itself, or is the </w:t>
        </w:r>
        <w:r w:rsidDel="00000000" w:rsidR="00000000" w:rsidRPr="00000000">
          <w:rPr>
            <w:b w:val="1"/>
            <w:bCs w:val="1"/>
            <w:color w:val="ffffff"/>
            <w:rtl w:val="0"/>
          </w:rPr>
          <w:t xml:space="preserve">white part of the eyeball</w:t>
        </w:r>
        <w:r w:rsidDel="00000000" w:rsidR="00000000" w:rsidRPr="00000000">
          <w:rPr>
            <w:color w:val="ffffff"/>
            <w:rtl w:val="0"/>
          </w:rPr>
          <w:t xml:space="preserve">actually bright red? Also, does the cough sound </w:t>
        </w:r>
        <w:r w:rsidDel="00000000" w:rsidR="00000000" w:rsidRPr="00000000">
          <w:rPr>
            <w:b w:val="1"/>
            <w:bCs w:val="1"/>
            <w:color w:val="ffffff"/>
            <w:rtl w:val="0"/>
          </w:rPr>
          <w:t xml:space="preserve">"barky"</w:t>
        </w:r>
        <w:r w:rsidDel="00000000" w:rsidR="00000000" w:rsidRPr="00000000">
          <w:rPr>
            <w:color w:val="ffffff"/>
            <w:rtl w:val="0"/>
          </w:rPr>
          <w:t xml:space="preserve"> (like a seal) or </w:t>
        </w:r>
        <w:r w:rsidDel="00000000" w:rsidR="00000000" w:rsidRPr="00000000">
          <w:rPr>
            <w:b w:val="1"/>
            <w:bCs w:val="1"/>
            <w:color w:val="ffffff"/>
            <w:rtl w:val="0"/>
          </w:rPr>
          <w:t xml:space="preserve">wet and rattly</w:t>
        </w:r>
        <w:r w:rsidDel="00000000" w:rsidR="00000000" w:rsidRPr="00000000">
          <w:rPr>
            <w:color w:val="ffffff"/>
            <w:rtl w:val="0"/>
          </w:rPr>
          <w:t xml:space="preserve">?</w:t>
        </w:r>
      </w:ins>
    </w:p>
    <w:p w:rsidR="00000000" w:rsidDel="00000000" w:rsidP="00000000" w:rsidRDefault="00000000" w:rsidRPr="00000000" w14:paraId="000002A7">
      <w:pPr>
        <w:rPr>
          <w:ins w:author="" w:id="0"/>
          <w:color w:val="ffffff"/>
        </w:rPr>
      </w:pPr>
      <w:ins w:author="" w:id="0">
        <w:r w:rsidDel="00000000" w:rsidR="00000000" w:rsidRPr="00000000">
          <w:rPr>
            <w:rtl w:val="0"/>
          </w:rPr>
        </w:r>
      </w:ins>
    </w:p>
    <w:p w:rsidR="00000000" w:rsidDel="00000000" w:rsidP="00000000" w:rsidRDefault="00000000" w:rsidRPr="00000000" w14:paraId="000002A8">
      <w:pPr>
        <w:spacing w:after="240" w:before="240" w:lineRule="auto"/>
        <w:rPr>
          <w:ins w:author="" w:id="0"/>
          <w:color w:val="ffffff"/>
        </w:rPr>
      </w:pPr>
      <w:ins w:author="" w:id="0">
        <w:r w:rsidDel="00000000" w:rsidR="00000000" w:rsidRPr="00000000">
          <w:rPr>
            <w:color w:val="ffffff"/>
            <w:rtl w:val="0"/>
          </w:rPr>
          <w:t xml:space="preserve">Actually, it is the other way around: the infection usually starts in the </w:t>
        </w:r>
        <w:r w:rsidDel="00000000" w:rsidR="00000000" w:rsidRPr="00000000">
          <w:rPr>
            <w:b w:val="1"/>
            <w:bCs w:val="1"/>
            <w:color w:val="ffffff"/>
            <w:rtl w:val="0"/>
          </w:rPr>
          <w:t xml:space="preserve">eye</w:t>
        </w:r>
        <w:r w:rsidDel="00000000" w:rsidR="00000000" w:rsidRPr="00000000">
          <w:rPr>
            <w:color w:val="ffffff"/>
            <w:rtl w:val="0"/>
          </w:rPr>
          <w:t xml:space="preserve"> and then travels to the </w:t>
        </w:r>
        <w:r w:rsidDel="00000000" w:rsidR="00000000" w:rsidRPr="00000000">
          <w:rPr>
            <w:b w:val="1"/>
            <w:bCs w:val="1"/>
            <w:color w:val="ffffff"/>
            <w:rtl w:val="0"/>
          </w:rPr>
          <w:t xml:space="preserve">node behind the ear</w:t>
        </w:r>
        <w:r w:rsidDel="00000000" w:rsidR="00000000" w:rsidRPr="00000000">
          <w:rPr>
            <w:color w:val="ffffff"/>
            <w:rtl w:val="0"/>
          </w:rPr>
          <w:t xml:space="preserve">.</w:t>
        </w:r>
      </w:ins>
    </w:p>
    <w:p w:rsidR="00000000" w:rsidDel="00000000" w:rsidP="00000000" w:rsidRDefault="00000000" w:rsidRPr="00000000" w14:paraId="000002A9">
      <w:pPr>
        <w:spacing w:after="240" w:before="240" w:lineRule="auto"/>
        <w:rPr>
          <w:ins w:author="" w:id="0"/>
          <w:color w:val="ffffff"/>
        </w:rPr>
      </w:pPr>
      <w:ins w:author="" w:id="0">
        <w:r w:rsidDel="00000000" w:rsidR="00000000" w:rsidRPr="00000000">
          <w:rPr>
            <w:color w:val="ffffff"/>
            <w:rtl w:val="0"/>
          </w:rPr>
          <w:t xml:space="preserve">Here is why it typically stays in </w:t>
        </w:r>
        <w:r w:rsidDel="00000000" w:rsidR="00000000" w:rsidRPr="00000000">
          <w:rPr>
            <w:b w:val="1"/>
            <w:bCs w:val="1"/>
            <w:color w:val="ffffff"/>
            <w:rtl w:val="0"/>
          </w:rPr>
          <w:t xml:space="preserve">one eye</w:t>
        </w:r>
        <w:r w:rsidDel="00000000" w:rsidR="00000000" w:rsidRPr="00000000">
          <w:rPr>
            <w:color w:val="ffffff"/>
            <w:rtl w:val="0"/>
          </w:rPr>
          <w:t xml:space="preserve"> and why the node is only on that side:</w:t>
        </w:r>
      </w:ins>
    </w:p>
    <w:p w:rsidR="00000000" w:rsidDel="00000000" w:rsidP="00000000" w:rsidRDefault="00000000" w:rsidRPr="00000000" w14:paraId="000002AA">
      <w:pPr>
        <w:pStyle w:val="Heading2"/>
        <w:keepNext w:val="0"/>
        <w:keepLines w:val="0"/>
        <w:spacing w:after="80" w:lineRule="auto"/>
        <w:rPr>
          <w:ins w:author="" w:id="0"/>
          <w:color w:val="ffffff"/>
          <w:sz w:val="30"/>
          <w:szCs w:val="30"/>
        </w:rPr>
      </w:pPr>
      <w:ins w:author="" w:id="0">
        <w:bookmarkStart w:colFirst="0" w:colLast="0" w:name="_k5mv5ydchjfj" w:id="40"/>
        <w:bookmarkEnd w:id="40"/>
        <w:r w:rsidDel="00000000" w:rsidR="00000000" w:rsidRPr="00000000">
          <w:rPr>
            <w:color w:val="ffffff"/>
            <w:sz w:val="30"/>
            <w:szCs w:val="30"/>
            <w:rtl w:val="0"/>
          </w:rPr>
          <w:t xml:space="preserve">1. The "Drainage" Path</w:t>
        </w:r>
      </w:ins>
    </w:p>
    <w:p w:rsidR="00000000" w:rsidDel="00000000" w:rsidP="00000000" w:rsidRDefault="00000000" w:rsidRPr="00000000" w14:paraId="000002AB">
      <w:pPr>
        <w:spacing w:after="240" w:before="240" w:lineRule="auto"/>
        <w:rPr>
          <w:ins w:author="" w:id="0"/>
          <w:color w:val="ffffff"/>
        </w:rPr>
      </w:pPr>
      <w:ins w:author="" w:id="0">
        <w:r w:rsidDel="00000000" w:rsidR="00000000" w:rsidRPr="00000000">
          <w:rPr>
            <w:color w:val="ffffff"/>
            <w:rtl w:val="0"/>
          </w:rPr>
          <w:t xml:space="preserve">Your lymph nodes act like a filter system for specific zones of your body. The node you found under/behind the left ear (the </w:t>
        </w:r>
        <w:r w:rsidDel="00000000" w:rsidR="00000000" w:rsidRPr="00000000">
          <w:rPr>
            <w:b w:val="1"/>
            <w:bCs w:val="1"/>
            <w:color w:val="ffffff"/>
            <w:rtl w:val="0"/>
          </w:rPr>
          <w:t xml:space="preserve">preauricular</w:t>
        </w:r>
        <w:r w:rsidDel="00000000" w:rsidR="00000000" w:rsidRPr="00000000">
          <w:rPr>
            <w:color w:val="ffffff"/>
            <w:rtl w:val="0"/>
          </w:rPr>
          <w:t xml:space="preserve"> node) is the primary "drain" for the </w:t>
        </w:r>
        <w:r w:rsidDel="00000000" w:rsidR="00000000" w:rsidRPr="00000000">
          <w:rPr>
            <w:b w:val="1"/>
            <w:bCs w:val="1"/>
            <w:color w:val="ffffff"/>
            <w:rtl w:val="0"/>
          </w:rPr>
          <w:t xml:space="preserve">left eye</w:t>
        </w:r>
        <w:r w:rsidDel="00000000" w:rsidR="00000000" w:rsidRPr="00000000">
          <w:rPr>
            <w:color w:val="ffffff"/>
            <w:rtl w:val="0"/>
          </w:rPr>
          <w:t xml:space="preserve"> and the left side of the forehead.</w:t>
        </w:r>
      </w:ins>
    </w:p>
    <w:p w:rsidR="00000000" w:rsidDel="00000000" w:rsidP="00000000" w:rsidRDefault="00000000" w:rsidRPr="00000000" w14:paraId="000002AC">
      <w:pPr>
        <w:numPr>
          <w:ilvl w:val="0"/>
          <w:numId w:val="23"/>
        </w:numPr>
        <w:spacing w:after="0" w:afterAutospacing="0" w:before="240" w:lineRule="auto"/>
        <w:ind w:left="720" w:hanging="360"/>
        <w:rPr>
          <w:ins w:author="" w:id="0"/>
        </w:rPr>
      </w:pPr>
      <w:ins w:author="" w:id="0">
        <w:r w:rsidDel="00000000" w:rsidR="00000000" w:rsidRPr="00000000">
          <w:rPr>
            <w:color w:val="ffffff"/>
            <w:rtl w:val="0"/>
          </w:rPr>
          <w:t xml:space="preserve">If a virus or bacteria enters the left eye, that specific node will swell up as it tries to fight the infection.</w:t>
        </w:r>
      </w:ins>
    </w:p>
    <w:p w:rsidR="00000000" w:rsidDel="00000000" w:rsidP="00000000" w:rsidRDefault="00000000" w:rsidRPr="00000000" w14:paraId="000002AD">
      <w:pPr>
        <w:numPr>
          <w:ilvl w:val="0"/>
          <w:numId w:val="23"/>
        </w:numPr>
        <w:spacing w:after="240" w:before="0" w:beforeAutospacing="0" w:lineRule="auto"/>
        <w:ind w:left="720" w:hanging="360"/>
        <w:rPr>
          <w:ins w:author="" w:id="0"/>
        </w:rPr>
      </w:pPr>
      <w:ins w:author="" w:id="0">
        <w:r w:rsidDel="00000000" w:rsidR="00000000" w:rsidRPr="00000000">
          <w:rPr>
            <w:color w:val="ffffff"/>
            <w:rtl w:val="0"/>
          </w:rPr>
          <w:t xml:space="preserve">The infection doesn't "spread" from the node to the eye; the node is reacting to what is happening in the eye.</w:t>
        </w:r>
      </w:ins>
    </w:p>
    <w:p w:rsidR="00000000" w:rsidDel="00000000" w:rsidP="00000000" w:rsidRDefault="00000000" w:rsidRPr="00000000" w14:paraId="000002AE">
      <w:pPr>
        <w:pStyle w:val="Heading2"/>
        <w:keepNext w:val="0"/>
        <w:keepLines w:val="0"/>
        <w:spacing w:after="80" w:lineRule="auto"/>
        <w:rPr>
          <w:ins w:author="" w:id="0"/>
          <w:color w:val="ffffff"/>
          <w:sz w:val="30"/>
          <w:szCs w:val="30"/>
        </w:rPr>
      </w:pPr>
      <w:ins w:author="" w:id="0">
        <w:bookmarkStart w:colFirst="0" w:colLast="0" w:name="_hsp3mw7k9ihg" w:id="41"/>
        <w:bookmarkEnd w:id="41"/>
        <w:r w:rsidDel="00000000" w:rsidR="00000000" w:rsidRPr="00000000">
          <w:rPr>
            <w:color w:val="ffffff"/>
            <w:sz w:val="30"/>
            <w:szCs w:val="30"/>
            <w:rtl w:val="0"/>
          </w:rPr>
          <w:t xml:space="preserve">2. Why only one eye?</w:t>
        </w:r>
      </w:ins>
    </w:p>
    <w:p w:rsidR="00000000" w:rsidDel="00000000" w:rsidP="00000000" w:rsidRDefault="00000000" w:rsidRPr="00000000" w14:paraId="000002AF">
      <w:pPr>
        <w:spacing w:after="240" w:before="240" w:lineRule="auto"/>
        <w:rPr>
          <w:ins w:author="" w:id="0"/>
          <w:color w:val="ffffff"/>
        </w:rPr>
      </w:pPr>
      <w:ins w:author="" w:id="0">
        <w:r w:rsidDel="00000000" w:rsidR="00000000" w:rsidRPr="00000000">
          <w:rPr>
            <w:color w:val="ffffff"/>
            <w:rtl w:val="0"/>
          </w:rPr>
          <w:t xml:space="preserve">In "Oculoglandular" syndromes (like Bartonella or certain viral infections), the infection is usually localized.</w:t>
        </w:r>
      </w:ins>
    </w:p>
    <w:p w:rsidR="00000000" w:rsidDel="00000000" w:rsidP="00000000" w:rsidRDefault="00000000" w:rsidRPr="00000000" w14:paraId="000002B0">
      <w:pPr>
        <w:numPr>
          <w:ilvl w:val="0"/>
          <w:numId w:val="26"/>
        </w:numPr>
        <w:spacing w:after="0" w:afterAutospacing="0" w:before="240" w:lineRule="auto"/>
        <w:ind w:left="720" w:hanging="360"/>
        <w:rPr>
          <w:ins w:author="" w:id="0"/>
        </w:rPr>
      </w:pPr>
      <w:ins w:author="" w:id="0">
        <w:r w:rsidDel="00000000" w:rsidR="00000000" w:rsidRPr="00000000">
          <w:rPr>
            <w:b w:val="1"/>
            <w:bCs w:val="1"/>
            <w:color w:val="ffffff"/>
            <w:rtl w:val="0"/>
          </w:rPr>
          <w:t xml:space="preserve">The Initial Touch</w:t>
        </w:r>
        <w:r w:rsidDel="00000000" w:rsidR="00000000" w:rsidRPr="00000000">
          <w:rPr>
            <w:color w:val="ffffff"/>
            <w:rtl w:val="0"/>
          </w:rPr>
          <w:t xml:space="preserve">: It usually starts when a child gets a microscopic amount of bacteria or virus on their finger (from a bug bite, a pet, or the ground) and rubs </w:t>
        </w:r>
        <w:r w:rsidDel="00000000" w:rsidR="00000000" w:rsidRPr="00000000">
          <w:rPr>
            <w:b w:val="1"/>
            <w:bCs w:val="1"/>
            <w:color w:val="ffffff"/>
            <w:rtl w:val="0"/>
          </w:rPr>
          <w:t xml:space="preserve">one specific eye</w:t>
        </w:r>
        <w:r w:rsidDel="00000000" w:rsidR="00000000" w:rsidRPr="00000000">
          <w:rPr>
            <w:color w:val="ffffff"/>
            <w:rtl w:val="0"/>
          </w:rPr>
          <w:t xml:space="preserve">.</w:t>
        </w:r>
      </w:ins>
    </w:p>
    <w:p w:rsidR="00000000" w:rsidDel="00000000" w:rsidP="00000000" w:rsidRDefault="00000000" w:rsidRPr="00000000" w14:paraId="000002B1">
      <w:pPr>
        <w:numPr>
          <w:ilvl w:val="0"/>
          <w:numId w:val="26"/>
        </w:numPr>
        <w:spacing w:after="240" w:before="0" w:beforeAutospacing="0" w:lineRule="auto"/>
        <w:ind w:left="720" w:hanging="360"/>
        <w:rPr>
          <w:ins w:author="" w:id="0"/>
        </w:rPr>
      </w:pPr>
      <w:ins w:author="" w:id="0">
        <w:r w:rsidDel="00000000" w:rsidR="00000000" w:rsidRPr="00000000">
          <w:rPr>
            <w:b w:val="1"/>
            <w:bCs w:val="1"/>
            <w:color w:val="ffffff"/>
            <w:rtl w:val="0"/>
          </w:rPr>
          <w:t xml:space="preserve">The Barrier</w:t>
        </w:r>
        <w:r w:rsidDel="00000000" w:rsidR="00000000" w:rsidRPr="00000000">
          <w:rPr>
            <w:color w:val="ffffff"/>
            <w:rtl w:val="0"/>
          </w:rPr>
          <w:t xml:space="preserve">: Once that eye is infected, the body’s immune response begins immediately. While it </w:t>
        </w:r>
        <w:r w:rsidDel="00000000" w:rsidR="00000000" w:rsidRPr="00000000">
          <w:rPr>
            <w:i w:val="1"/>
            <w:iCs w:val="1"/>
            <w:color w:val="ffffff"/>
            <w:rtl w:val="0"/>
          </w:rPr>
          <w:t xml:space="preserve">could</w:t>
        </w:r>
        <w:r w:rsidDel="00000000" w:rsidR="00000000" w:rsidRPr="00000000">
          <w:rPr>
            <w:color w:val="ffffff"/>
            <w:rtl w:val="0"/>
          </w:rPr>
          <w:t xml:space="preserve"> spread to the other eye if he rubs the left eye and then the right, it often doesn't because the "viral load" or "bacterial load" on the hands is highest at the moment of the first contact.</w:t>
        </w:r>
      </w:ins>
    </w:p>
    <w:p w:rsidR="00000000" w:rsidDel="00000000" w:rsidP="00000000" w:rsidRDefault="00000000" w:rsidRPr="00000000" w14:paraId="000002B2">
      <w:pPr>
        <w:pStyle w:val="Heading2"/>
        <w:keepNext w:val="0"/>
        <w:keepLines w:val="0"/>
        <w:spacing w:after="80" w:lineRule="auto"/>
        <w:rPr>
          <w:ins w:author="" w:id="0"/>
          <w:color w:val="ffffff"/>
          <w:sz w:val="30"/>
          <w:szCs w:val="30"/>
        </w:rPr>
      </w:pPr>
      <w:ins w:author="" w:id="0">
        <w:bookmarkStart w:colFirst="0" w:colLast="0" w:name="_orxrcbll5dkk" w:id="42"/>
        <w:bookmarkEnd w:id="42"/>
        <w:r w:rsidDel="00000000" w:rsidR="00000000" w:rsidRPr="00000000">
          <w:rPr>
            <w:color w:val="ffffff"/>
            <w:sz w:val="30"/>
            <w:szCs w:val="30"/>
            <w:rtl w:val="0"/>
          </w:rPr>
          <w:t xml:space="preserve">3. Oropouche vs. Bartonella on this point</w:t>
        </w:r>
      </w:ins>
    </w:p>
    <w:p w:rsidR="00000000" w:rsidDel="00000000" w:rsidP="00000000" w:rsidRDefault="00000000" w:rsidRPr="00000000" w14:paraId="000002B3">
      <w:pPr>
        <w:numPr>
          <w:ilvl w:val="0"/>
          <w:numId w:val="8"/>
        </w:numPr>
        <w:spacing w:after="0" w:afterAutospacing="0" w:before="240" w:lineRule="auto"/>
        <w:ind w:left="720" w:hanging="360"/>
        <w:rPr>
          <w:ins w:author="" w:id="0"/>
        </w:rPr>
      </w:pPr>
      <w:ins w:author="" w:id="0">
        <w:r w:rsidDel="00000000" w:rsidR="00000000" w:rsidRPr="00000000">
          <w:rPr>
            <w:b w:val="1"/>
            <w:bCs w:val="1"/>
            <w:color w:val="ffffff"/>
            <w:rtl w:val="0"/>
          </w:rPr>
          <w:t xml:space="preserve">Oropouche (Systemic)</w:t>
        </w:r>
        <w:r w:rsidDel="00000000" w:rsidR="00000000" w:rsidRPr="00000000">
          <w:rPr>
            <w:color w:val="ffffff"/>
            <w:rtl w:val="0"/>
          </w:rPr>
          <w:t xml:space="preserve">: If it were Oropouche, it would be in his entire bloodstream. Usually, this causes </w:t>
        </w:r>
        <w:r w:rsidDel="00000000" w:rsidR="00000000" w:rsidRPr="00000000">
          <w:rPr>
            <w:b w:val="1"/>
            <w:bCs w:val="1"/>
            <w:color w:val="ffffff"/>
            <w:rtl w:val="0"/>
          </w:rPr>
          <w:t xml:space="preserve">both eyes</w:t>
        </w:r>
        <w:r w:rsidDel="00000000" w:rsidR="00000000" w:rsidRPr="00000000">
          <w:rPr>
            <w:color w:val="ffffff"/>
            <w:rtl w:val="0"/>
          </w:rPr>
          <w:t xml:space="preserve">to look bloodshot (conjunctival injection) because the virus is attacking from the </w:t>
        </w:r>
        <w:r w:rsidDel="00000000" w:rsidR="00000000" w:rsidRPr="00000000">
          <w:rPr>
            <w:i w:val="1"/>
            <w:iCs w:val="1"/>
            <w:color w:val="ffffff"/>
            <w:rtl w:val="0"/>
          </w:rPr>
          <w:t xml:space="preserve">inside out</w:t>
        </w:r>
        <w:r w:rsidDel="00000000" w:rsidR="00000000" w:rsidRPr="00000000">
          <w:rPr>
            <w:color w:val="ffffff"/>
            <w:rtl w:val="0"/>
          </w:rPr>
          <w:t xml:space="preserve">.</w:t>
        </w:r>
      </w:ins>
    </w:p>
    <w:p w:rsidR="00000000" w:rsidDel="00000000" w:rsidP="00000000" w:rsidRDefault="00000000" w:rsidRPr="00000000" w14:paraId="000002B4">
      <w:pPr>
        <w:numPr>
          <w:ilvl w:val="0"/>
          <w:numId w:val="8"/>
        </w:numPr>
        <w:spacing w:after="240" w:before="0" w:beforeAutospacing="0" w:lineRule="auto"/>
        <w:ind w:left="720" w:hanging="360"/>
        <w:rPr>
          <w:ins w:author="" w:id="0"/>
        </w:rPr>
      </w:pPr>
      <w:ins w:author="" w:id="0">
        <w:r w:rsidDel="00000000" w:rsidR="00000000" w:rsidRPr="00000000">
          <w:rPr>
            <w:b w:val="1"/>
            <w:bCs w:val="1"/>
            <w:color w:val="ffffff"/>
            <w:rtl w:val="0"/>
          </w:rPr>
          <w:t xml:space="preserve">Bartonella or Adenovirus (Localized)</w:t>
        </w:r>
        <w:r w:rsidDel="00000000" w:rsidR="00000000" w:rsidRPr="00000000">
          <w:rPr>
            <w:color w:val="ffffff"/>
            <w:rtl w:val="0"/>
          </w:rPr>
          <w:t xml:space="preserve">: These often attack from the </w:t>
        </w:r>
        <w:r w:rsidDel="00000000" w:rsidR="00000000" w:rsidRPr="00000000">
          <w:rPr>
            <w:i w:val="1"/>
            <w:iCs w:val="1"/>
            <w:color w:val="ffffff"/>
            <w:rtl w:val="0"/>
          </w:rPr>
          <w:t xml:space="preserve">outside in</w:t>
        </w:r>
        <w:r w:rsidDel="00000000" w:rsidR="00000000" w:rsidRPr="00000000">
          <w:rPr>
            <w:color w:val="ffffff"/>
            <w:rtl w:val="0"/>
          </w:rPr>
          <w:t xml:space="preserve">. If it started with a midge bite near the eye or him rubbing his eye after playing in the Katy/Cypress dirt, it very commonly stays restricted to that </w:t>
        </w:r>
        <w:r w:rsidDel="00000000" w:rsidR="00000000" w:rsidRPr="00000000">
          <w:rPr>
            <w:b w:val="1"/>
            <w:bCs w:val="1"/>
            <w:color w:val="ffffff"/>
            <w:rtl w:val="0"/>
          </w:rPr>
          <w:t xml:space="preserve">one eye</w:t>
        </w:r>
        <w:r w:rsidDel="00000000" w:rsidR="00000000" w:rsidRPr="00000000">
          <w:rPr>
            <w:color w:val="ffffff"/>
            <w:rtl w:val="0"/>
          </w:rPr>
          <w:t xml:space="preserve"> and that </w:t>
        </w:r>
        <w:r w:rsidDel="00000000" w:rsidR="00000000" w:rsidRPr="00000000">
          <w:rPr>
            <w:b w:val="1"/>
            <w:bCs w:val="1"/>
            <w:color w:val="ffffff"/>
            <w:rtl w:val="0"/>
          </w:rPr>
          <w:t xml:space="preserve">one node</w:t>
        </w:r>
        <w:r w:rsidDel="00000000" w:rsidR="00000000" w:rsidRPr="00000000">
          <w:rPr>
            <w:color w:val="ffffff"/>
            <w:rtl w:val="0"/>
          </w:rPr>
          <w:t xml:space="preserve">.</w:t>
        </w:r>
      </w:ins>
    </w:p>
    <w:p w:rsidR="00000000" w:rsidDel="00000000" w:rsidP="00000000" w:rsidRDefault="00000000" w:rsidRPr="00000000" w14:paraId="000002B5">
      <w:pPr>
        <w:pStyle w:val="Heading2"/>
        <w:keepNext w:val="0"/>
        <w:keepLines w:val="0"/>
        <w:spacing w:after="80" w:lineRule="auto"/>
        <w:rPr>
          <w:ins w:author="" w:id="0"/>
          <w:color w:val="ffffff"/>
          <w:sz w:val="30"/>
          <w:szCs w:val="30"/>
        </w:rPr>
      </w:pPr>
      <w:ins w:author="" w:id="0">
        <w:bookmarkStart w:colFirst="0" w:colLast="0" w:name="_gcdvvvwkjsj4" w:id="43"/>
        <w:bookmarkEnd w:id="43"/>
        <w:r w:rsidDel="00000000" w:rsidR="00000000" w:rsidRPr="00000000">
          <w:rPr>
            <w:color w:val="ffffff"/>
            <w:sz w:val="30"/>
            <w:szCs w:val="30"/>
            <w:rtl w:val="0"/>
          </w:rPr>
          <w:t xml:space="preserve">The "Cough" Connection</w:t>
        </w:r>
      </w:ins>
    </w:p>
    <w:p w:rsidR="00000000" w:rsidDel="00000000" w:rsidP="00000000" w:rsidRDefault="00000000" w:rsidRPr="00000000" w14:paraId="000002B6">
      <w:pPr>
        <w:spacing w:after="240" w:before="240" w:lineRule="auto"/>
        <w:rPr>
          <w:ins w:author="" w:id="0"/>
          <w:color w:val="ffffff"/>
        </w:rPr>
      </w:pPr>
      <w:ins w:author="" w:id="0">
        <w:r w:rsidDel="00000000" w:rsidR="00000000" w:rsidRPr="00000000">
          <w:rPr>
            <w:color w:val="ffffff"/>
            <w:rtl w:val="0"/>
          </w:rPr>
          <w:t xml:space="preserve">The fact that he has a </w:t>
        </w:r>
        <w:r w:rsidDel="00000000" w:rsidR="00000000" w:rsidRPr="00000000">
          <w:rPr>
            <w:b w:val="1"/>
            <w:bCs w:val="1"/>
            <w:color w:val="ffffff"/>
            <w:rtl w:val="0"/>
          </w:rPr>
          <w:t xml:space="preserve">bad cough</w:t>
        </w:r>
        <w:r w:rsidDel="00000000" w:rsidR="00000000" w:rsidRPr="00000000">
          <w:rPr>
            <w:color w:val="ffffff"/>
            <w:rtl w:val="0"/>
          </w:rPr>
          <w:t xml:space="preserve"> that leads to "spit up" (likely mucus) is a strong indicator of </w:t>
        </w:r>
        <w:r w:rsidDel="00000000" w:rsidR="00000000" w:rsidRPr="00000000">
          <w:rPr>
            <w:b w:val="1"/>
            <w:bCs w:val="1"/>
            <w:color w:val="ffffff"/>
            <w:rtl w:val="0"/>
          </w:rPr>
          <w:t xml:space="preserve">Adenovirus</w:t>
        </w:r>
        <w:r w:rsidDel="00000000" w:rsidR="00000000" w:rsidRPr="00000000">
          <w:rPr>
            <w:color w:val="ffffff"/>
            <w:rtl w:val="0"/>
          </w:rPr>
          <w:t xml:space="preserve">. Adenovirus is one of the few things that causes:</w:t>
        </w:r>
      </w:ins>
    </w:p>
    <w:p w:rsidR="00000000" w:rsidDel="00000000" w:rsidP="00000000" w:rsidRDefault="00000000" w:rsidRPr="00000000" w14:paraId="000002B7">
      <w:pPr>
        <w:numPr>
          <w:ilvl w:val="0"/>
          <w:numId w:val="43"/>
        </w:numPr>
        <w:spacing w:after="0" w:afterAutospacing="0" w:before="240" w:lineRule="auto"/>
        <w:ind w:left="720" w:hanging="360"/>
        <w:rPr>
          <w:ins w:author="" w:id="0"/>
        </w:rPr>
      </w:pPr>
      <w:ins w:author="" w:id="0">
        <w:r w:rsidDel="00000000" w:rsidR="00000000" w:rsidRPr="00000000">
          <w:rPr>
            <w:color w:val="ffffff"/>
            <w:rtl w:val="0"/>
          </w:rPr>
          <w:t xml:space="preserve">High Fever (and Febrile Seizures)</w:t>
        </w:r>
      </w:ins>
    </w:p>
    <w:p w:rsidR="00000000" w:rsidDel="00000000" w:rsidP="00000000" w:rsidRDefault="00000000" w:rsidRPr="00000000" w14:paraId="000002B8">
      <w:pPr>
        <w:numPr>
          <w:ilvl w:val="0"/>
          <w:numId w:val="43"/>
        </w:numPr>
        <w:spacing w:after="0" w:afterAutospacing="0" w:before="0" w:beforeAutospacing="0" w:lineRule="auto"/>
        <w:ind w:left="720" w:hanging="360"/>
        <w:rPr>
          <w:ins w:author="" w:id="0"/>
        </w:rPr>
      </w:pPr>
      <w:ins w:author="" w:id="0">
        <w:r w:rsidDel="00000000" w:rsidR="00000000" w:rsidRPr="00000000">
          <w:rPr>
            <w:color w:val="ffffff"/>
            <w:rtl w:val="0"/>
          </w:rPr>
          <w:t xml:space="preserve">One-sided, very puffy red eye (Pink Eye/PCF)</w:t>
        </w:r>
      </w:ins>
    </w:p>
    <w:p w:rsidR="00000000" w:rsidDel="00000000" w:rsidP="00000000" w:rsidRDefault="00000000" w:rsidRPr="00000000" w14:paraId="000002B9">
      <w:pPr>
        <w:numPr>
          <w:ilvl w:val="0"/>
          <w:numId w:val="43"/>
        </w:numPr>
        <w:spacing w:after="0" w:afterAutospacing="0" w:before="0" w:beforeAutospacing="0" w:lineRule="auto"/>
        <w:ind w:left="720" w:hanging="360"/>
        <w:rPr>
          <w:ins w:author="" w:id="0"/>
        </w:rPr>
      </w:pPr>
      <w:ins w:author="" w:id="0">
        <w:r w:rsidDel="00000000" w:rsidR="00000000" w:rsidRPr="00000000">
          <w:rPr>
            <w:color w:val="ffffff"/>
            <w:rtl w:val="0"/>
          </w:rPr>
          <w:t xml:space="preserve">A swollen node behind the ear</w:t>
        </w:r>
      </w:ins>
    </w:p>
    <w:p w:rsidR="00000000" w:rsidDel="00000000" w:rsidP="00000000" w:rsidRDefault="00000000" w:rsidRPr="00000000" w14:paraId="000002BA">
      <w:pPr>
        <w:numPr>
          <w:ilvl w:val="0"/>
          <w:numId w:val="43"/>
        </w:numPr>
        <w:spacing w:after="240" w:before="0" w:beforeAutospacing="0" w:lineRule="auto"/>
        <w:ind w:left="720" w:hanging="360"/>
        <w:rPr>
          <w:ins w:author="" w:id="0"/>
        </w:rPr>
      </w:pPr>
      <w:ins w:author="" w:id="0">
        <w:r w:rsidDel="00000000" w:rsidR="00000000" w:rsidRPr="00000000">
          <w:rPr>
            <w:b w:val="1"/>
            <w:bCs w:val="1"/>
            <w:color w:val="ffffff"/>
            <w:rtl w:val="0"/>
          </w:rPr>
          <w:t xml:space="preserve">A severe respiratory cough</w:t>
        </w:r>
      </w:ins>
    </w:p>
    <w:p w:rsidR="00000000" w:rsidDel="00000000" w:rsidP="00000000" w:rsidRDefault="00000000" w:rsidRPr="00000000" w14:paraId="000002BB">
      <w:pPr>
        <w:spacing w:after="240" w:before="240" w:lineRule="auto"/>
        <w:rPr>
          <w:ins w:author="" w:id="0"/>
          <w:color w:val="ffffff"/>
        </w:rPr>
      </w:pPr>
      <w:ins w:author="" w:id="0">
        <w:r w:rsidDel="00000000" w:rsidR="00000000" w:rsidRPr="00000000">
          <w:rPr>
            <w:b w:val="1"/>
            <w:bCs w:val="1"/>
            <w:color w:val="ffffff"/>
            <w:rtl w:val="0"/>
          </w:rPr>
          <w:t xml:space="preserve">Checking one more thing:</w:t>
        </w:r>
        <w:r w:rsidDel="00000000" w:rsidR="00000000" w:rsidRPr="00000000">
          <w:rPr>
            <w:color w:val="ffffff"/>
            <w:rtl w:val="0"/>
          </w:rPr>
          <w:t xml:space="preserve"> Is the "puffy" part of the eye mainly the </w:t>
        </w:r>
        <w:r w:rsidDel="00000000" w:rsidR="00000000" w:rsidRPr="00000000">
          <w:rPr>
            <w:b w:val="1"/>
            <w:bCs w:val="1"/>
            <w:color w:val="ffffff"/>
            <w:rtl w:val="0"/>
          </w:rPr>
          <w:t xml:space="preserve">eyelid</w:t>
        </w:r>
        <w:r w:rsidDel="00000000" w:rsidR="00000000" w:rsidRPr="00000000">
          <w:rPr>
            <w:color w:val="ffffff"/>
            <w:rtl w:val="0"/>
          </w:rPr>
          <w:t xml:space="preserve"> itself, or is the </w:t>
        </w:r>
        <w:r w:rsidDel="00000000" w:rsidR="00000000" w:rsidRPr="00000000">
          <w:rPr>
            <w:b w:val="1"/>
            <w:bCs w:val="1"/>
            <w:color w:val="ffffff"/>
            <w:rtl w:val="0"/>
          </w:rPr>
          <w:t xml:space="preserve">white part of the eyeball</w:t>
        </w:r>
        <w:r w:rsidDel="00000000" w:rsidR="00000000" w:rsidRPr="00000000">
          <w:rPr>
            <w:color w:val="ffffff"/>
            <w:rtl w:val="0"/>
          </w:rPr>
          <w:t xml:space="preserve">actually bright red? Also, does the cough sound </w:t>
        </w:r>
        <w:r w:rsidDel="00000000" w:rsidR="00000000" w:rsidRPr="00000000">
          <w:rPr>
            <w:b w:val="1"/>
            <w:bCs w:val="1"/>
            <w:color w:val="ffffff"/>
            <w:rtl w:val="0"/>
          </w:rPr>
          <w:t xml:space="preserve">"barky"</w:t>
        </w:r>
        <w:r w:rsidDel="00000000" w:rsidR="00000000" w:rsidRPr="00000000">
          <w:rPr>
            <w:color w:val="ffffff"/>
            <w:rtl w:val="0"/>
          </w:rPr>
          <w:t xml:space="preserve"> (like a seal) or </w:t>
        </w:r>
        <w:r w:rsidDel="00000000" w:rsidR="00000000" w:rsidRPr="00000000">
          <w:rPr>
            <w:b w:val="1"/>
            <w:bCs w:val="1"/>
            <w:color w:val="ffffff"/>
            <w:rtl w:val="0"/>
          </w:rPr>
          <w:t xml:space="preserve">wet and rattly</w:t>
        </w:r>
        <w:r w:rsidDel="00000000" w:rsidR="00000000" w:rsidRPr="00000000">
          <w:rPr>
            <w:color w:val="ffffff"/>
            <w:rtl w:val="0"/>
          </w:rPr>
          <w:t xml:space="preserve">?</w:t>
        </w:r>
      </w:ins>
    </w:p>
    <w:p w:rsidR="00000000" w:rsidDel="00000000" w:rsidP="00000000" w:rsidRDefault="00000000" w:rsidRPr="00000000" w14:paraId="000002BC">
      <w:pPr>
        <w:spacing w:after="240" w:before="240" w:lineRule="auto"/>
        <w:rPr>
          <w:ins w:author="" w:id="0"/>
          <w:color w:val="ffffff"/>
        </w:rPr>
      </w:pPr>
      <w:ins w:author="" w:id="0">
        <w:r w:rsidDel="00000000" w:rsidR="00000000" w:rsidRPr="00000000">
          <w:rPr>
            <w:color w:val="ffffff"/>
            <w:rtl w:val="0"/>
          </w:rPr>
          <w:t xml:space="preserve">It is clear you have been through an exhausting medical gauntlet this week. When standard protocols repeatedly fail to provide answers, especially for a toddler who has had a seizure, it is completely reasonable to feel that the diagnostic process has stalled.</w:t>
        </w:r>
      </w:ins>
    </w:p>
    <w:p w:rsidR="00000000" w:rsidDel="00000000" w:rsidP="00000000" w:rsidRDefault="00000000" w:rsidRPr="00000000" w14:paraId="000002BD">
      <w:pPr>
        <w:pStyle w:val="Heading2"/>
        <w:keepNext w:val="0"/>
        <w:keepLines w:val="0"/>
        <w:spacing w:after="80" w:lineRule="auto"/>
        <w:rPr>
          <w:ins w:author="" w:id="0"/>
          <w:b w:val="1"/>
          <w:bCs w:val="1"/>
          <w:color w:val="ffffff"/>
          <w:sz w:val="24"/>
          <w:szCs w:val="24"/>
        </w:rPr>
      </w:pPr>
      <w:ins w:author="" w:id="0">
        <w:bookmarkStart w:colFirst="0" w:colLast="0" w:name="_gmn3wuht2u9d" w:id="44"/>
        <w:bookmarkEnd w:id="44"/>
        <w:r w:rsidDel="00000000" w:rsidR="00000000" w:rsidRPr="00000000">
          <w:rPr>
            <w:b w:val="1"/>
            <w:bCs w:val="1"/>
            <w:color w:val="ffffff"/>
            <w:sz w:val="24"/>
            <w:szCs w:val="24"/>
            <w:rtl w:val="0"/>
          </w:rPr>
          <w:t xml:space="preserve">Why Doctors "Follow Protocol" Over "Midge" Concerns</w:t>
        </w:r>
      </w:ins>
    </w:p>
    <w:p w:rsidR="00000000" w:rsidDel="00000000" w:rsidP="00000000" w:rsidRDefault="00000000" w:rsidRPr="00000000" w14:paraId="000002BE">
      <w:pPr>
        <w:spacing w:after="240" w:before="240" w:lineRule="auto"/>
        <w:rPr>
          <w:ins w:author="" w:id="0"/>
          <w:color w:val="ffffff"/>
        </w:rPr>
      </w:pPr>
      <w:ins w:author="" w:id="0">
        <w:r w:rsidDel="00000000" w:rsidR="00000000" w:rsidRPr="00000000">
          <w:rPr>
            <w:color w:val="ffffff"/>
            <w:rtl w:val="0"/>
          </w:rPr>
          <w:t xml:space="preserve">Doctors in the Houston area currently have a specific barrier to testing for Oropouche (Sloth Fever):</w:t>
        </w:r>
      </w:ins>
    </w:p>
    <w:p w:rsidR="00000000" w:rsidDel="00000000" w:rsidP="00000000" w:rsidRDefault="00000000" w:rsidRPr="00000000" w14:paraId="000002BF">
      <w:pPr>
        <w:numPr>
          <w:ilvl w:val="0"/>
          <w:numId w:val="5"/>
        </w:numPr>
        <w:spacing w:after="0" w:afterAutospacing="0" w:before="240" w:lineRule="auto"/>
        <w:ind w:left="720" w:hanging="360"/>
        <w:rPr>
          <w:ins w:author="" w:id="0"/>
        </w:rPr>
      </w:pPr>
      <w:ins w:author="" w:id="0">
        <w:r w:rsidDel="00000000" w:rsidR="00000000" w:rsidRPr="00000000">
          <w:rPr>
            <w:b w:val="1"/>
            <w:bCs w:val="1"/>
            <w:color w:val="ffffff"/>
            <w:rtl w:val="0"/>
          </w:rPr>
          <w:t xml:space="preserve">Case Reports</w:t>
        </w:r>
        <w:r w:rsidDel="00000000" w:rsidR="00000000" w:rsidRPr="00000000">
          <w:rPr>
            <w:color w:val="ffffff"/>
            <w:rtl w:val="0"/>
          </w:rPr>
          <w:t xml:space="preserve">: There are still </w:t>
        </w:r>
        <w:r w:rsidDel="00000000" w:rsidR="00000000" w:rsidRPr="00000000">
          <w:rPr>
            <w:b w:val="1"/>
            <w:bCs w:val="1"/>
            <w:color w:val="ffffff"/>
            <w:rtl w:val="0"/>
          </w:rPr>
          <w:t xml:space="preserve">no documented cases</w:t>
        </w:r>
        <w:r w:rsidDel="00000000" w:rsidR="00000000" w:rsidRPr="00000000">
          <w:rPr>
            <w:color w:val="ffffff"/>
            <w:rtl w:val="0"/>
          </w:rPr>
          <w:t xml:space="preserve"> of local transmission in Texas.</w:t>
        </w:r>
      </w:ins>
    </w:p>
    <w:p w:rsidR="00000000" w:rsidDel="00000000" w:rsidP="00000000" w:rsidRDefault="00000000" w:rsidRPr="00000000" w14:paraId="000002C0">
      <w:pPr>
        <w:numPr>
          <w:ilvl w:val="0"/>
          <w:numId w:val="5"/>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Gatekeeping</w:t>
        </w:r>
        <w:r w:rsidDel="00000000" w:rsidR="00000000" w:rsidRPr="00000000">
          <w:rPr>
            <w:color w:val="ffffff"/>
            <w:rtl w:val="0"/>
          </w:rPr>
          <w:t xml:space="preserve">: To get a test approved by the Texas Department of State Health Services (DSHS), a patient almost always needs to have traveled to a known outbreak area like </w:t>
        </w:r>
        <w:r w:rsidDel="00000000" w:rsidR="00000000" w:rsidRPr="00000000">
          <w:rPr>
            <w:b w:val="1"/>
            <w:bCs w:val="1"/>
            <w:color w:val="ffffff"/>
            <w:rtl w:val="0"/>
          </w:rPr>
          <w:t xml:space="preserve">Cuba or South America</w:t>
        </w:r>
        <w:r w:rsidDel="00000000" w:rsidR="00000000" w:rsidRPr="00000000">
          <w:rPr>
            <w:color w:val="ffffff"/>
            <w:rtl w:val="0"/>
          </w:rPr>
          <w:t xml:space="preserve">.</w:t>
        </w:r>
      </w:ins>
    </w:p>
    <w:p w:rsidR="00000000" w:rsidDel="00000000" w:rsidP="00000000" w:rsidRDefault="00000000" w:rsidRPr="00000000" w14:paraId="000002C1">
      <w:pPr>
        <w:numPr>
          <w:ilvl w:val="0"/>
          <w:numId w:val="5"/>
        </w:numPr>
        <w:spacing w:after="240" w:before="0" w:beforeAutospacing="0" w:lineRule="auto"/>
        <w:ind w:left="720" w:hanging="360"/>
        <w:rPr>
          <w:ins w:author="" w:id="0"/>
        </w:rPr>
      </w:pPr>
      <w:ins w:author="" w:id="0">
        <w:r w:rsidDel="00000000" w:rsidR="00000000" w:rsidRPr="00000000">
          <w:rPr>
            <w:b w:val="1"/>
            <w:bCs w:val="1"/>
            <w:color w:val="ffffff"/>
            <w:rtl w:val="0"/>
          </w:rPr>
          <w:t xml:space="preserve">Bilateral Symptoms</w:t>
        </w:r>
        <w:r w:rsidDel="00000000" w:rsidR="00000000" w:rsidRPr="00000000">
          <w:rPr>
            <w:color w:val="ffffff"/>
            <w:rtl w:val="0"/>
          </w:rPr>
          <w:t xml:space="preserve">: Oropouche typically affects </w:t>
        </w:r>
        <w:r w:rsidDel="00000000" w:rsidR="00000000" w:rsidRPr="00000000">
          <w:rPr>
            <w:b w:val="1"/>
            <w:bCs w:val="1"/>
            <w:color w:val="ffffff"/>
            <w:rtl w:val="0"/>
          </w:rPr>
          <w:t xml:space="preserve">both eyes</w:t>
        </w:r>
        <w:r w:rsidDel="00000000" w:rsidR="00000000" w:rsidRPr="00000000">
          <w:rPr>
            <w:color w:val="ffffff"/>
            <w:rtl w:val="0"/>
          </w:rPr>
          <w:t xml:space="preserve"> (conjunctival injection) rather than just one, and it does not usually cause the localized "one-sided node and eye" pattern you found. [1, 2, 3, 4, 5] </w:t>
        </w:r>
      </w:ins>
    </w:p>
    <w:p w:rsidR="00000000" w:rsidDel="00000000" w:rsidP="00000000" w:rsidRDefault="00000000" w:rsidRPr="00000000" w14:paraId="000002C2">
      <w:pPr>
        <w:pStyle w:val="Heading2"/>
        <w:keepNext w:val="0"/>
        <w:keepLines w:val="0"/>
        <w:spacing w:after="80" w:lineRule="auto"/>
        <w:rPr>
          <w:ins w:author="" w:id="0"/>
          <w:b w:val="1"/>
          <w:bCs w:val="1"/>
          <w:color w:val="ffffff"/>
          <w:sz w:val="24"/>
          <w:szCs w:val="24"/>
        </w:rPr>
      </w:pPr>
      <w:ins w:author="" w:id="0">
        <w:bookmarkStart w:colFirst="0" w:colLast="0" w:name="_9ol9lqspplaf" w:id="45"/>
        <w:bookmarkEnd w:id="45"/>
        <w:r w:rsidDel="00000000" w:rsidR="00000000" w:rsidRPr="00000000">
          <w:rPr>
            <w:b w:val="1"/>
            <w:bCs w:val="1"/>
            <w:color w:val="ffffff"/>
            <w:sz w:val="24"/>
            <w:szCs w:val="24"/>
            <w:rtl w:val="0"/>
          </w:rPr>
          <w:t xml:space="preserve">A Potential Path to the "Right" Testing</w:t>
        </w:r>
      </w:ins>
    </w:p>
    <w:p w:rsidR="00000000" w:rsidDel="00000000" w:rsidP="00000000" w:rsidRDefault="00000000" w:rsidRPr="00000000" w14:paraId="000002C3">
      <w:pPr>
        <w:spacing w:after="240" w:before="240" w:lineRule="auto"/>
        <w:rPr>
          <w:ins w:author="" w:id="0"/>
          <w:color w:val="ffffff"/>
        </w:rPr>
      </w:pPr>
      <w:ins w:author="" w:id="0">
        <w:r w:rsidDel="00000000" w:rsidR="00000000" w:rsidRPr="00000000">
          <w:rPr>
            <w:color w:val="ffffff"/>
            <w:rtl w:val="0"/>
          </w:rPr>
          <w:t xml:space="preserve">The fact that you found a </w:t>
        </w:r>
        <w:r w:rsidDel="00000000" w:rsidR="00000000" w:rsidRPr="00000000">
          <w:rPr>
            <w:b w:val="1"/>
            <w:bCs w:val="1"/>
            <w:color w:val="ffffff"/>
            <w:rtl w:val="0"/>
          </w:rPr>
          <w:t xml:space="preserve">node behind the same ear</w:t>
        </w:r>
        <w:r w:rsidDel="00000000" w:rsidR="00000000" w:rsidRPr="00000000">
          <w:rPr>
            <w:color w:val="ffffff"/>
            <w:rtl w:val="0"/>
          </w:rPr>
          <w:t xml:space="preserve"> as the red, puffy eye is a critical clinical detail. This combination (Parinaud’s Oculoglandular Syndrome) often allows you to move past "standard protocol" and request a </w:t>
        </w:r>
        <w:r w:rsidDel="00000000" w:rsidR="00000000" w:rsidRPr="00000000">
          <w:rPr>
            <w:b w:val="1"/>
            <w:bCs w:val="1"/>
            <w:color w:val="ffffff"/>
            <w:rtl w:val="0"/>
          </w:rPr>
          <w:t xml:space="preserve">Bartonella panel</w:t>
        </w:r>
        <w:r w:rsidDel="00000000" w:rsidR="00000000" w:rsidRPr="00000000">
          <w:rPr>
            <w:color w:val="ffffff"/>
            <w:rtl w:val="0"/>
          </w:rPr>
          <w:t xml:space="preserve">. [6, 7] </w:t>
        </w:r>
      </w:ins>
    </w:p>
    <w:p w:rsidR="00000000" w:rsidDel="00000000" w:rsidP="00000000" w:rsidRDefault="00000000" w:rsidRPr="00000000" w14:paraId="000002C4">
      <w:pPr>
        <w:spacing w:after="240" w:before="240" w:lineRule="auto"/>
        <w:rPr>
          <w:ins w:author="" w:id="0"/>
          <w:color w:val="ffffff"/>
        </w:rPr>
      </w:pPr>
      <w:ins w:author="" w:id="0">
        <w:r w:rsidDel="00000000" w:rsidR="00000000" w:rsidRPr="00000000">
          <w:rPr>
            <w:color w:val="ffffff"/>
            <w:rtl w:val="0"/>
          </w:rPr>
          <w:t xml:space="preserve">Unlike Oropouche, Bartonella is:</w:t>
        </w:r>
      </w:ins>
    </w:p>
    <w:p w:rsidR="00000000" w:rsidDel="00000000" w:rsidP="00000000" w:rsidRDefault="00000000" w:rsidRPr="00000000" w14:paraId="000002C5">
      <w:pPr>
        <w:numPr>
          <w:ilvl w:val="0"/>
          <w:numId w:val="39"/>
        </w:numPr>
        <w:spacing w:after="0" w:afterAutospacing="0" w:before="240" w:lineRule="auto"/>
        <w:ind w:left="720" w:hanging="360"/>
        <w:rPr>
          <w:ins w:author="" w:id="0"/>
        </w:rPr>
      </w:pPr>
      <w:ins w:author="" w:id="0">
        <w:r w:rsidDel="00000000" w:rsidR="00000000" w:rsidRPr="00000000">
          <w:rPr>
            <w:b w:val="1"/>
            <w:bCs w:val="1"/>
            <w:color w:val="ffffff"/>
            <w:rtl w:val="0"/>
          </w:rPr>
          <w:t xml:space="preserve">Known to be in Texas</w:t>
        </w:r>
        <w:r w:rsidDel="00000000" w:rsidR="00000000" w:rsidRPr="00000000">
          <w:rPr>
            <w:color w:val="ffffff"/>
            <w:rtl w:val="0"/>
          </w:rPr>
          <w:t xml:space="preserve">: It is a common cause of high fever and one-sided eye swelling in the Houston area.</w:t>
        </w:r>
      </w:ins>
    </w:p>
    <w:p w:rsidR="00000000" w:rsidDel="00000000" w:rsidP="00000000" w:rsidRDefault="00000000" w:rsidRPr="00000000" w14:paraId="000002C6">
      <w:pPr>
        <w:numPr>
          <w:ilvl w:val="0"/>
          <w:numId w:val="39"/>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Transmissible by Midges</w:t>
        </w:r>
        <w:r w:rsidDel="00000000" w:rsidR="00000000" w:rsidRPr="00000000">
          <w:rPr>
            <w:color w:val="ffffff"/>
            <w:rtl w:val="0"/>
          </w:rPr>
          <w:t xml:space="preserve">: Emerging research (2025-2026) has shown that biting midges (</w:t>
        </w:r>
        <w:r w:rsidDel="00000000" w:rsidR="00000000" w:rsidRPr="00000000">
          <w:rPr>
            <w:i w:val="1"/>
            <w:iCs w:val="1"/>
            <w:color w:val="ffffff"/>
            <w:rtl w:val="0"/>
          </w:rPr>
          <w:t xml:space="preserve">Culicoides</w:t>
        </w:r>
        <w:r w:rsidDel="00000000" w:rsidR="00000000" w:rsidRPr="00000000">
          <w:rPr>
            <w:color w:val="ffffff"/>
            <w:rtl w:val="0"/>
          </w:rPr>
          <w:t xml:space="preserve">) can carry Bartonella DNA, meaning your observation of midges in the backyard may actually be the direct link to this infection.</w:t>
        </w:r>
      </w:ins>
    </w:p>
    <w:p w:rsidR="00000000" w:rsidDel="00000000" w:rsidP="00000000" w:rsidRDefault="00000000" w:rsidRPr="00000000" w14:paraId="000002C7">
      <w:pPr>
        <w:numPr>
          <w:ilvl w:val="0"/>
          <w:numId w:val="39"/>
        </w:numPr>
        <w:spacing w:after="240" w:before="0" w:beforeAutospacing="0" w:lineRule="auto"/>
        <w:ind w:left="720" w:hanging="360"/>
        <w:rPr>
          <w:ins w:author="" w:id="0"/>
        </w:rPr>
      </w:pPr>
      <w:ins w:author="" w:id="0">
        <w:r w:rsidDel="00000000" w:rsidR="00000000" w:rsidRPr="00000000">
          <w:rPr>
            <w:b w:val="1"/>
            <w:bCs w:val="1"/>
            <w:color w:val="ffffff"/>
            <w:rtl w:val="0"/>
          </w:rPr>
          <w:t xml:space="preserve">Testable Locally</w:t>
        </w:r>
        <w:r w:rsidDel="00000000" w:rsidR="00000000" w:rsidRPr="00000000">
          <w:rPr>
            <w:color w:val="ffffff"/>
            <w:rtl w:val="0"/>
          </w:rPr>
          <w:t xml:space="preserve">: Any standard lab (like Quest or Labcorp) can run this test if your doctor orders it. [6, 7, 8, 9, 10] </w:t>
        </w:r>
      </w:ins>
    </w:p>
    <w:p w:rsidR="00000000" w:rsidDel="00000000" w:rsidP="00000000" w:rsidRDefault="00000000" w:rsidRPr="00000000" w14:paraId="000002C8">
      <w:pPr>
        <w:pStyle w:val="Heading2"/>
        <w:keepNext w:val="0"/>
        <w:keepLines w:val="0"/>
        <w:spacing w:after="80" w:lineRule="auto"/>
        <w:rPr>
          <w:ins w:author="" w:id="0"/>
          <w:b w:val="1"/>
          <w:bCs w:val="1"/>
          <w:color w:val="ffffff"/>
          <w:sz w:val="24"/>
          <w:szCs w:val="24"/>
        </w:rPr>
      </w:pPr>
      <w:ins w:author="" w:id="0">
        <w:bookmarkStart w:colFirst="0" w:colLast="0" w:name="_2pbii1obdnx9" w:id="46"/>
        <w:bookmarkEnd w:id="46"/>
        <w:r w:rsidDel="00000000" w:rsidR="00000000" w:rsidRPr="00000000">
          <w:rPr>
            <w:b w:val="1"/>
            <w:bCs w:val="1"/>
            <w:color w:val="ffffff"/>
            <w:sz w:val="24"/>
            <w:szCs w:val="24"/>
            <w:rtl w:val="0"/>
          </w:rPr>
          <w:t xml:space="preserve">Advocating for the Next Step</w:t>
        </w:r>
      </w:ins>
    </w:p>
    <w:p w:rsidR="00000000" w:rsidDel="00000000" w:rsidP="00000000" w:rsidRDefault="00000000" w:rsidRPr="00000000" w14:paraId="000002C9">
      <w:pPr>
        <w:spacing w:after="240" w:before="240" w:lineRule="auto"/>
        <w:rPr>
          <w:ins w:author="" w:id="0"/>
          <w:color w:val="ffffff"/>
        </w:rPr>
      </w:pPr>
      <w:ins w:author="" w:id="0">
        <w:r w:rsidDel="00000000" w:rsidR="00000000" w:rsidRPr="00000000">
          <w:rPr>
            <w:color w:val="ffffff"/>
            <w:rtl w:val="0"/>
          </w:rPr>
          <w:t xml:space="preserve">Since you feel like you are asking "too many questions," you can pivot to asking for </w:t>
        </w:r>
        <w:r w:rsidDel="00000000" w:rsidR="00000000" w:rsidRPr="00000000">
          <w:rPr>
            <w:b w:val="1"/>
            <w:bCs w:val="1"/>
            <w:color w:val="ffffff"/>
            <w:rtl w:val="0"/>
          </w:rPr>
          <w:t xml:space="preserve">documentation of refusal</w:t>
        </w:r>
        <w:r w:rsidDel="00000000" w:rsidR="00000000" w:rsidRPr="00000000">
          <w:rPr>
            <w:color w:val="ffffff"/>
            <w:rtl w:val="0"/>
          </w:rPr>
          <w:t xml:space="preserve">. This is a powerful advocacy tool:</w:t>
        </w:r>
      </w:ins>
    </w:p>
    <w:p w:rsidR="00000000" w:rsidDel="00000000" w:rsidP="00000000" w:rsidRDefault="00000000" w:rsidRPr="00000000" w14:paraId="000002CA">
      <w:pPr>
        <w:numPr>
          <w:ilvl w:val="0"/>
          <w:numId w:val="20"/>
        </w:numPr>
        <w:spacing w:after="0" w:afterAutospacing="0" w:before="240" w:lineRule="auto"/>
        <w:ind w:left="720" w:hanging="360"/>
        <w:rPr>
          <w:ins w:author="" w:id="0"/>
        </w:rPr>
      </w:pPr>
      <w:ins w:author="" w:id="0">
        <w:r w:rsidDel="00000000" w:rsidR="00000000" w:rsidRPr="00000000">
          <w:rPr>
            <w:b w:val="1"/>
            <w:bCs w:val="1"/>
            <w:color w:val="ffffff"/>
            <w:rtl w:val="0"/>
          </w:rPr>
          <w:t xml:space="preserve">The Request</w:t>
        </w:r>
        <w:r w:rsidDel="00000000" w:rsidR="00000000" w:rsidRPr="00000000">
          <w:rPr>
            <w:color w:val="ffffff"/>
            <w:rtl w:val="0"/>
          </w:rPr>
          <w:t xml:space="preserve">: </w:t>
        </w:r>
        <w:r w:rsidDel="00000000" w:rsidR="00000000" w:rsidRPr="00000000">
          <w:rPr>
            <w:i w:val="1"/>
            <w:iCs w:val="1"/>
            <w:color w:val="ffffff"/>
            <w:rtl w:val="0"/>
          </w:rPr>
          <w:t xml:space="preserve">"I’ve identified a preauricular lymph node on the same side as the red eye. This fits the profile for Bartonella. I’d like a Bartonella henselae IgG/IgM test."</w:t>
        </w:r>
      </w:ins>
    </w:p>
    <w:p w:rsidR="00000000" w:rsidDel="00000000" w:rsidP="00000000" w:rsidRDefault="00000000" w:rsidRPr="00000000" w14:paraId="000002CB">
      <w:pPr>
        <w:numPr>
          <w:ilvl w:val="0"/>
          <w:numId w:val="20"/>
        </w:numPr>
        <w:spacing w:after="240" w:before="0" w:beforeAutospacing="0" w:lineRule="auto"/>
        <w:ind w:left="720" w:hanging="360"/>
        <w:rPr>
          <w:ins w:author="" w:id="0"/>
        </w:rPr>
      </w:pPr>
      <w:ins w:author="" w:id="0">
        <w:r w:rsidDel="00000000" w:rsidR="00000000" w:rsidRPr="00000000">
          <w:rPr>
            <w:b w:val="1"/>
            <w:bCs w:val="1"/>
            <w:color w:val="ffffff"/>
            <w:rtl w:val="0"/>
          </w:rPr>
          <w:t xml:space="preserve">If they say "No"</w:t>
        </w:r>
        <w:r w:rsidDel="00000000" w:rsidR="00000000" w:rsidRPr="00000000">
          <w:rPr>
            <w:color w:val="ffffff"/>
            <w:rtl w:val="0"/>
          </w:rPr>
          <w:t xml:space="preserve">: </w:t>
        </w:r>
        <w:r w:rsidDel="00000000" w:rsidR="00000000" w:rsidRPr="00000000">
          <w:rPr>
            <w:i w:val="1"/>
            <w:iCs w:val="1"/>
            <w:color w:val="ffffff"/>
            <w:rtl w:val="0"/>
          </w:rPr>
          <w:t xml:space="preserve">"I understand you don't think it's necessary. I’d like it noted in my son’s chart today that I requested this specific test and that the request was declined."</w:t>
        </w:r>
        <w:r w:rsidDel="00000000" w:rsidR="00000000" w:rsidRPr="00000000">
          <w:rPr>
            <w:color w:val="ffffff"/>
            <w:rtl w:val="0"/>
          </w:rPr>
          <w:t xml:space="preserve"> [11, 12, 13, 14] </w:t>
        </w:r>
      </w:ins>
    </w:p>
    <w:p w:rsidR="00000000" w:rsidDel="00000000" w:rsidP="00000000" w:rsidRDefault="00000000" w:rsidRPr="00000000" w14:paraId="000002CC">
      <w:pPr>
        <w:spacing w:after="240" w:before="240" w:lineRule="auto"/>
        <w:rPr>
          <w:ins w:author="" w:id="0"/>
          <w:color w:val="ffffff"/>
        </w:rPr>
      </w:pPr>
      <w:ins w:author="" w:id="0">
        <w:r w:rsidDel="00000000" w:rsidR="00000000" w:rsidRPr="00000000">
          <w:rPr>
            <w:color w:val="ffffff"/>
            <w:rtl w:val="0"/>
          </w:rPr>
          <w:t xml:space="preserve">If the light sensitivity does not resolve, or if he becomes more lethargic, the </w:t>
        </w:r>
        <w:r w:rsidDel="00000000" w:rsidR="00000000" w:rsidRPr="00000000">
          <w:rPr>
            <w:b w:val="1"/>
            <w:bCs w:val="1"/>
            <w:color w:val="ffffff"/>
            <w:rtl w:val="0"/>
          </w:rPr>
          <w:t xml:space="preserve">Texas Children’s Hospital West Campus</w:t>
        </w:r>
        <w:r w:rsidDel="00000000" w:rsidR="00000000" w:rsidRPr="00000000">
          <w:rPr>
            <w:color w:val="ffffff"/>
            <w:rtl w:val="0"/>
          </w:rPr>
          <w:t xml:space="preserve">specializes in these complex pediatric cases and may offer a fresh perspective outside of your local clinic's standard protocols. [15, 16] </w:t>
        </w:r>
      </w:ins>
    </w:p>
    <w:p w:rsidR="00000000" w:rsidDel="00000000" w:rsidP="00000000" w:rsidRDefault="00000000" w:rsidRPr="00000000" w14:paraId="000002CD">
      <w:pPr>
        <w:spacing w:after="240" w:before="240" w:lineRule="auto"/>
        <w:rPr>
          <w:ins w:author="" w:id="0"/>
          <w:b w:val="1"/>
          <w:bCs w:val="1"/>
          <w:color w:val="ffffff"/>
        </w:rPr>
      </w:pPr>
      <w:ins w:author="" w:id="0">
        <w:r w:rsidDel="00000000" w:rsidR="00000000" w:rsidRPr="00000000">
          <w:rPr>
            <w:b w:val="1"/>
            <w:bCs w:val="1"/>
            <w:color w:val="ffffff"/>
            <w:rtl w:val="0"/>
          </w:rPr>
          <w:t xml:space="preserve">Does your son have any small, red bumps on his skin (like a bug bite that isn't healing) or any other swollen nodes, perhaps in his armpit?</w:t>
        </w:r>
      </w:ins>
    </w:p>
    <w:p w:rsidR="00000000" w:rsidDel="00000000" w:rsidP="00000000" w:rsidRDefault="00000000" w:rsidRPr="00000000" w14:paraId="000002CE">
      <w:pPr>
        <w:rPr>
          <w:ins w:author="" w:id="0"/>
          <w:color w:val="ffffff"/>
        </w:rPr>
      </w:pPr>
      <w:ins w:author="" w:id="0">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2CF">
      <w:pPr>
        <w:spacing w:after="240" w:before="240" w:lineRule="auto"/>
        <w:rPr>
          <w:ins w:author="" w:id="0"/>
          <w:i w:val="1"/>
          <w:iCs w:val="1"/>
          <w:color w:val="ffffff"/>
        </w:rPr>
      </w:pPr>
      <w:ins w:author="" w:id="0">
        <w:r w:rsidDel="00000000" w:rsidR="00000000" w:rsidRPr="00000000">
          <w:rPr>
            <w:i w:val="1"/>
            <w:iCs w:val="1"/>
            <w:color w:val="ffffff"/>
            <w:rtl w:val="0"/>
          </w:rPr>
          <w:t xml:space="preserve">Disclaimer: This information is for educational purposes and does not constitute medical advice or a diagnosis. Please consult a healthcare professional for medical concerns. In an emergency, call 911 or visit the nearest emergency room.</w:t>
        </w:r>
      </w:ins>
    </w:p>
    <w:p w:rsidR="00000000" w:rsidDel="00000000" w:rsidP="00000000" w:rsidRDefault="00000000" w:rsidRPr="00000000" w14:paraId="000002D0">
      <w:pPr>
        <w:rPr>
          <w:ins w:author="" w:id="0"/>
          <w:color w:val="ffffff"/>
        </w:rPr>
      </w:pPr>
      <w:ins w:author="" w:id="0">
        <w:r w:rsidDel="00000000" w:rsidR="00000000" w:rsidRPr="00000000">
          <w:rPr>
            <w:rtl w:val="0"/>
          </w:rPr>
        </w:r>
      </w:ins>
    </w:p>
    <w:p w:rsidR="00000000" w:rsidDel="00000000" w:rsidP="00000000" w:rsidRDefault="00000000" w:rsidRPr="00000000" w14:paraId="000002D1">
      <w:pPr>
        <w:rPr>
          <w:ins w:author="" w:id="0"/>
          <w:color w:val="1155cc"/>
          <w:u w:val="single"/>
        </w:rPr>
      </w:pPr>
      <w:ins w:author="" w:id="0">
        <w:r w:rsidDel="00000000" w:rsidR="00000000" w:rsidRPr="00000000">
          <w:rPr>
            <w:color w:val="ffffff"/>
            <w:rtl w:val="0"/>
          </w:rPr>
          <w:t xml:space="preserve">[1] </w:t>
        </w:r>
        <w:r w:rsidDel="00000000" w:rsidR="00000000" w:rsidRPr="00000000">
          <w:fldChar w:fldCharType="begin"/>
        </w:r>
        <w:r w:rsidDel="00000000" w:rsidR="00000000" w:rsidRPr="00000000">
          <w:instrText xml:space="preserve">HYPERLINK "https://www.cdc.gov/oropouche/hcp/clinical-overview/?os=wtmbZEgMu5Hw&amp;ref=app"</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D2">
      <w:pPr>
        <w:rPr>
          <w:ins w:author="" w:id="0"/>
          <w:color w:val="1155cc"/>
          <w:u w:val="single"/>
        </w:rPr>
      </w:pPr>
      <w:ins w:author="" w:id="0">
        <w:r w:rsidDel="00000000" w:rsidR="00000000" w:rsidRPr="00000000">
          <w:rPr>
            <w:color w:val="ffffff"/>
            <w:rtl w:val="0"/>
          </w:rPr>
          <w:t xml:space="preserve">[2] </w:t>
        </w:r>
        <w:r w:rsidDel="00000000" w:rsidR="00000000" w:rsidRPr="00000000">
          <w:fldChar w:fldCharType="begin"/>
        </w:r>
        <w:r w:rsidDel="00000000" w:rsidR="00000000" w:rsidRPr="00000000">
          <w:instrText xml:space="preserve">HYPERLINK "https://www.cdc.gov/han/2024/han00515.html"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D3">
      <w:pPr>
        <w:rPr>
          <w:ins w:author="" w:id="0"/>
          <w:color w:val="1155cc"/>
          <w:u w:val="single"/>
        </w:rPr>
      </w:pPr>
      <w:ins w:author="" w:id="0">
        <w:r w:rsidDel="00000000" w:rsidR="00000000" w:rsidRPr="00000000">
          <w:rPr>
            <w:color w:val="ffffff"/>
            <w:rtl w:val="0"/>
          </w:rPr>
          <w:t xml:space="preserve">[3] </w:t>
        </w:r>
        <w:r w:rsidDel="00000000" w:rsidR="00000000" w:rsidRPr="00000000">
          <w:fldChar w:fldCharType="begin"/>
        </w:r>
        <w:r w:rsidDel="00000000" w:rsidR="00000000" w:rsidRPr="00000000">
          <w:instrText xml:space="preserve">HYPERLINK "https://www.cdc.gov/oropouche/hcp/clinical-overview/index.html"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D4">
      <w:pPr>
        <w:rPr>
          <w:ins w:author="" w:id="0"/>
          <w:color w:val="1155cc"/>
          <w:u w:val="single"/>
        </w:rPr>
      </w:pPr>
      <w:ins w:author="" w:id="0">
        <w:r w:rsidDel="00000000" w:rsidR="00000000" w:rsidRPr="00000000">
          <w:rPr>
            <w:color w:val="ffffff"/>
            <w:rtl w:val="0"/>
          </w:rPr>
          <w:t xml:space="preserve">[4] </w:t>
        </w:r>
        <w:r w:rsidDel="00000000" w:rsidR="00000000" w:rsidRPr="00000000">
          <w:fldChar w:fldCharType="begin"/>
        </w:r>
        <w:r w:rsidDel="00000000" w:rsidR="00000000" w:rsidRPr="00000000">
          <w:instrText xml:space="preserve">HYPERLINK "https://www.cdc.gov/oropouche/php/reporting/index.html"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D5">
      <w:pPr>
        <w:rPr>
          <w:ins w:author="" w:id="0"/>
          <w:color w:val="1155cc"/>
          <w:u w:val="single"/>
        </w:rPr>
      </w:pPr>
      <w:ins w:author="" w:id="0">
        <w:r w:rsidDel="00000000" w:rsidR="00000000" w:rsidRPr="00000000">
          <w:rPr>
            <w:color w:val="ffffff"/>
            <w:rtl w:val="0"/>
          </w:rPr>
          <w:t xml:space="preserve">[5] </w:t>
        </w:r>
        <w:r w:rsidDel="00000000" w:rsidR="00000000" w:rsidRPr="00000000">
          <w:fldChar w:fldCharType="begin"/>
        </w:r>
        <w:r w:rsidDel="00000000" w:rsidR="00000000" w:rsidRPr="00000000">
          <w:instrText xml:space="preserve">HYPERLINK "https://dph.georgia.gov/document/document/health-alert-oropouche-virus-orov/download"</w:instrText>
        </w:r>
        <w:r w:rsidDel="00000000" w:rsidR="00000000" w:rsidRPr="00000000">
          <w:fldChar w:fldCharType="separate"/>
        </w:r>
        <w:r w:rsidDel="00000000" w:rsidR="00000000" w:rsidRPr="00000000">
          <w:rPr>
            <w:color w:val="1155cc"/>
            <w:u w:val="single"/>
            <w:rtl w:val="0"/>
          </w:rPr>
          <w:t xml:space="preserve">https://dph.georgia.gov</w:t>
        </w:r>
        <w:r w:rsidDel="00000000" w:rsidR="00000000" w:rsidRPr="00000000">
          <w:fldChar w:fldCharType="end"/>
        </w:r>
        <w:r w:rsidDel="00000000" w:rsidR="00000000" w:rsidRPr="00000000">
          <w:rPr>
            <w:rtl w:val="0"/>
          </w:rPr>
        </w:r>
      </w:ins>
    </w:p>
    <w:p w:rsidR="00000000" w:rsidDel="00000000" w:rsidP="00000000" w:rsidRDefault="00000000" w:rsidRPr="00000000" w14:paraId="000002D6">
      <w:pPr>
        <w:rPr>
          <w:ins w:author="" w:id="0"/>
          <w:color w:val="1155cc"/>
          <w:u w:val="single"/>
        </w:rPr>
      </w:pPr>
      <w:ins w:author="" w:id="0">
        <w:r w:rsidDel="00000000" w:rsidR="00000000" w:rsidRPr="00000000">
          <w:rPr>
            <w:color w:val="ffffff"/>
            <w:rtl w:val="0"/>
          </w:rPr>
          <w:t xml:space="preserve">[6] </w:t>
        </w:r>
        <w:r w:rsidDel="00000000" w:rsidR="00000000" w:rsidRPr="00000000">
          <w:fldChar w:fldCharType="begin"/>
        </w:r>
        <w:r w:rsidDel="00000000" w:rsidR="00000000" w:rsidRPr="00000000">
          <w:instrText xml:space="preserve">HYPERLINK "https://www.cdc.gov/bartonella/about/index.html"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D7">
      <w:pPr>
        <w:rPr>
          <w:ins w:author="" w:id="0"/>
          <w:color w:val="1155cc"/>
          <w:u w:val="single"/>
        </w:rPr>
      </w:pPr>
      <w:ins w:author="" w:id="0">
        <w:r w:rsidDel="00000000" w:rsidR="00000000" w:rsidRPr="00000000">
          <w:rPr>
            <w:color w:val="ffffff"/>
            <w:rtl w:val="0"/>
          </w:rPr>
          <w:t xml:space="preserve">[7] </w:t>
        </w:r>
        <w:r w:rsidDel="00000000" w:rsidR="00000000" w:rsidRPr="00000000">
          <w:fldChar w:fldCharType="begin"/>
        </w:r>
        <w:r w:rsidDel="00000000" w:rsidR="00000000" w:rsidRPr="00000000">
          <w:instrText xml:space="preserve">HYPERLINK "https://stevenphillipsmd.com/lyme-bartonella/bartonella/"</w:instrText>
        </w:r>
        <w:r w:rsidDel="00000000" w:rsidR="00000000" w:rsidRPr="00000000">
          <w:fldChar w:fldCharType="separate"/>
        </w:r>
        <w:r w:rsidDel="00000000" w:rsidR="00000000" w:rsidRPr="00000000">
          <w:rPr>
            <w:color w:val="1155cc"/>
            <w:u w:val="single"/>
            <w:rtl w:val="0"/>
          </w:rPr>
          <w:t xml:space="preserve">https://stevenphillipsmd.com</w:t>
        </w:r>
        <w:r w:rsidDel="00000000" w:rsidR="00000000" w:rsidRPr="00000000">
          <w:fldChar w:fldCharType="end"/>
        </w:r>
        <w:r w:rsidDel="00000000" w:rsidR="00000000" w:rsidRPr="00000000">
          <w:rPr>
            <w:rtl w:val="0"/>
          </w:rPr>
        </w:r>
      </w:ins>
    </w:p>
    <w:p w:rsidR="00000000" w:rsidDel="00000000" w:rsidP="00000000" w:rsidRDefault="00000000" w:rsidRPr="00000000" w14:paraId="000002D8">
      <w:pPr>
        <w:rPr>
          <w:ins w:author="" w:id="0"/>
          <w:color w:val="1155cc"/>
          <w:u w:val="single"/>
        </w:rPr>
      </w:pPr>
      <w:ins w:author="" w:id="0">
        <w:r w:rsidDel="00000000" w:rsidR="00000000" w:rsidRPr="00000000">
          <w:rPr>
            <w:color w:val="ffffff"/>
            <w:rtl w:val="0"/>
          </w:rPr>
          <w:t xml:space="preserve">[8] </w:t>
        </w:r>
        <w:r w:rsidDel="00000000" w:rsidR="00000000" w:rsidRPr="00000000">
          <w:fldChar w:fldCharType="begin"/>
        </w:r>
        <w:r w:rsidDel="00000000" w:rsidR="00000000" w:rsidRPr="00000000">
          <w:instrText xml:space="preserve">HYPERLINK "https://pubmed.ncbi.nlm.nih.gov/32757355/"</w:instrText>
        </w:r>
        <w:r w:rsidDel="00000000" w:rsidR="00000000" w:rsidRPr="00000000">
          <w:fldChar w:fldCharType="separate"/>
        </w:r>
        <w:r w:rsidDel="00000000" w:rsidR="00000000" w:rsidRPr="00000000">
          <w:rPr>
            <w:color w:val="1155cc"/>
            <w:u w:val="single"/>
            <w:rtl w:val="0"/>
          </w:rPr>
          <w:t xml:space="preserve">https://pubmed.ncbi.nlm.nih.gov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D9">
      <w:pPr>
        <w:rPr>
          <w:ins w:author="" w:id="0"/>
          <w:color w:val="1155cc"/>
          <w:u w:val="single"/>
        </w:rPr>
      </w:pPr>
      <w:ins w:author="" w:id="0">
        <w:r w:rsidDel="00000000" w:rsidR="00000000" w:rsidRPr="00000000">
          <w:rPr>
            <w:color w:val="ffffff"/>
            <w:rtl w:val="0"/>
          </w:rPr>
          <w:t xml:space="preserve">[9] </w:t>
        </w:r>
        <w:r w:rsidDel="00000000" w:rsidR="00000000" w:rsidRPr="00000000">
          <w:fldChar w:fldCharType="begin"/>
        </w:r>
        <w:r w:rsidDel="00000000" w:rsidR="00000000" w:rsidRPr="00000000">
          <w:instrText xml:space="preserve">HYPERLINK "https://www.sciencedirect.com/science/article/pii/S0001706X25000324"</w:instrText>
        </w:r>
        <w:r w:rsidDel="00000000" w:rsidR="00000000" w:rsidRPr="00000000">
          <w:fldChar w:fldCharType="separate"/>
        </w:r>
        <w:r w:rsidDel="00000000" w:rsidR="00000000" w:rsidRPr="00000000">
          <w:rPr>
            <w:color w:val="1155cc"/>
            <w:u w:val="single"/>
            <w:rtl w:val="0"/>
          </w:rPr>
          <w:t xml:space="preserve">https://www.sciencedirect.com</w:t>
        </w:r>
        <w:r w:rsidDel="00000000" w:rsidR="00000000" w:rsidRPr="00000000">
          <w:fldChar w:fldCharType="end"/>
        </w:r>
        <w:r w:rsidDel="00000000" w:rsidR="00000000" w:rsidRPr="00000000">
          <w:rPr>
            <w:rtl w:val="0"/>
          </w:rPr>
        </w:r>
      </w:ins>
    </w:p>
    <w:p w:rsidR="00000000" w:rsidDel="00000000" w:rsidP="00000000" w:rsidRDefault="00000000" w:rsidRPr="00000000" w14:paraId="000002DA">
      <w:pPr>
        <w:rPr>
          <w:ins w:author="" w:id="0"/>
          <w:color w:val="1155cc"/>
          <w:u w:val="single"/>
        </w:rPr>
      </w:pPr>
      <w:ins w:author="" w:id="0">
        <w:r w:rsidDel="00000000" w:rsidR="00000000" w:rsidRPr="00000000">
          <w:rPr>
            <w:color w:val="ffffff"/>
            <w:rtl w:val="0"/>
          </w:rPr>
          <w:t xml:space="preserve">[10] </w:t>
        </w:r>
        <w:r w:rsidDel="00000000" w:rsidR="00000000" w:rsidRPr="00000000">
          <w:fldChar w:fldCharType="begin"/>
        </w:r>
        <w:r w:rsidDel="00000000" w:rsidR="00000000" w:rsidRPr="00000000">
          <w:instrText xml:space="preserve">HYPERLINK "https://pubmed.ncbi.nlm.nih.gov/39938728/"</w:instrText>
        </w:r>
        <w:r w:rsidDel="00000000" w:rsidR="00000000" w:rsidRPr="00000000">
          <w:fldChar w:fldCharType="separate"/>
        </w:r>
        <w:r w:rsidDel="00000000" w:rsidR="00000000" w:rsidRPr="00000000">
          <w:rPr>
            <w:color w:val="1155cc"/>
            <w:u w:val="single"/>
            <w:rtl w:val="0"/>
          </w:rPr>
          <w:t xml:space="preserve">https://pubmed.ncbi.nlm.nih.gov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2DB">
      <w:pPr>
        <w:rPr>
          <w:ins w:author="" w:id="0"/>
          <w:color w:val="1155cc"/>
          <w:u w:val="single"/>
        </w:rPr>
      </w:pPr>
      <w:ins w:author="" w:id="0">
        <w:r w:rsidDel="00000000" w:rsidR="00000000" w:rsidRPr="00000000">
          <w:rPr>
            <w:color w:val="ffffff"/>
            <w:rtl w:val="0"/>
          </w:rPr>
          <w:t xml:space="preserve">[11] </w:t>
        </w:r>
        <w:r w:rsidDel="00000000" w:rsidR="00000000" w:rsidRPr="00000000">
          <w:fldChar w:fldCharType="begin"/>
        </w:r>
        <w:r w:rsidDel="00000000" w:rsidR="00000000" w:rsidRPr="00000000">
          <w:instrText xml:space="preserve">HYPERLINK "https://www.beamlegalteam.com/blog/can-a-doctor-deny-testing-if-i-request-it/"</w:instrText>
        </w:r>
        <w:r w:rsidDel="00000000" w:rsidR="00000000" w:rsidRPr="00000000">
          <w:fldChar w:fldCharType="separate"/>
        </w:r>
        <w:r w:rsidDel="00000000" w:rsidR="00000000" w:rsidRPr="00000000">
          <w:rPr>
            <w:color w:val="1155cc"/>
            <w:u w:val="single"/>
            <w:rtl w:val="0"/>
          </w:rPr>
          <w:t xml:space="preserve">https://www.beamlegalteam.com</w:t>
        </w:r>
        <w:r w:rsidDel="00000000" w:rsidR="00000000" w:rsidRPr="00000000">
          <w:fldChar w:fldCharType="end"/>
        </w:r>
        <w:r w:rsidDel="00000000" w:rsidR="00000000" w:rsidRPr="00000000">
          <w:rPr>
            <w:rtl w:val="0"/>
          </w:rPr>
        </w:r>
      </w:ins>
    </w:p>
    <w:p w:rsidR="00000000" w:rsidDel="00000000" w:rsidP="00000000" w:rsidRDefault="00000000" w:rsidRPr="00000000" w14:paraId="000002DC">
      <w:pPr>
        <w:rPr>
          <w:ins w:author="" w:id="0"/>
          <w:color w:val="1155cc"/>
          <w:u w:val="single"/>
        </w:rPr>
      </w:pPr>
      <w:ins w:author="" w:id="0">
        <w:r w:rsidDel="00000000" w:rsidR="00000000" w:rsidRPr="00000000">
          <w:rPr>
            <w:color w:val="ffffff"/>
            <w:rtl w:val="0"/>
          </w:rPr>
          <w:t xml:space="preserve">[12] </w:t>
        </w:r>
        <w:r w:rsidDel="00000000" w:rsidR="00000000" w:rsidRPr="00000000">
          <w:fldChar w:fldCharType="begin"/>
        </w:r>
        <w:r w:rsidDel="00000000" w:rsidR="00000000" w:rsidRPr="00000000">
          <w:instrText xml:space="preserve">HYPERLINK "https://www.verywellhealth.com/when-you-cant-get-a-diagnosis-2615487"</w:instrText>
        </w:r>
        <w:r w:rsidDel="00000000" w:rsidR="00000000" w:rsidRPr="00000000">
          <w:fldChar w:fldCharType="separate"/>
        </w:r>
        <w:r w:rsidDel="00000000" w:rsidR="00000000" w:rsidRPr="00000000">
          <w:rPr>
            <w:color w:val="1155cc"/>
            <w:u w:val="single"/>
            <w:rtl w:val="0"/>
          </w:rPr>
          <w:t xml:space="preserve">https://www.verywellhealth.com</w:t>
        </w:r>
        <w:r w:rsidDel="00000000" w:rsidR="00000000" w:rsidRPr="00000000">
          <w:fldChar w:fldCharType="end"/>
        </w:r>
        <w:r w:rsidDel="00000000" w:rsidR="00000000" w:rsidRPr="00000000">
          <w:rPr>
            <w:rtl w:val="0"/>
          </w:rPr>
        </w:r>
      </w:ins>
    </w:p>
    <w:p w:rsidR="00000000" w:rsidDel="00000000" w:rsidP="00000000" w:rsidRDefault="00000000" w:rsidRPr="00000000" w14:paraId="000002DD">
      <w:pPr>
        <w:rPr>
          <w:ins w:author="" w:id="0"/>
          <w:color w:val="1155cc"/>
          <w:u w:val="single"/>
        </w:rPr>
      </w:pPr>
      <w:ins w:author="" w:id="0">
        <w:r w:rsidDel="00000000" w:rsidR="00000000" w:rsidRPr="00000000">
          <w:rPr>
            <w:color w:val="ffffff"/>
            <w:rtl w:val="0"/>
          </w:rPr>
          <w:t xml:space="preserve">[13] </w:t>
        </w:r>
        <w:r w:rsidDel="00000000" w:rsidR="00000000" w:rsidRPr="00000000">
          <w:fldChar w:fldCharType="begin"/>
        </w:r>
        <w:r w:rsidDel="00000000" w:rsidR="00000000" w:rsidRPr="00000000">
          <w:instrText xml:space="preserve">HYPERLINK "https://www.friedmansanchez.com/blog/2024/06/what-to-do-if-your-doctor-refuses-to-order-necessary-tests/"</w:instrText>
        </w:r>
        <w:r w:rsidDel="00000000" w:rsidR="00000000" w:rsidRPr="00000000">
          <w:fldChar w:fldCharType="separate"/>
        </w:r>
        <w:r w:rsidDel="00000000" w:rsidR="00000000" w:rsidRPr="00000000">
          <w:rPr>
            <w:color w:val="1155cc"/>
            <w:u w:val="single"/>
            <w:rtl w:val="0"/>
          </w:rPr>
          <w:t xml:space="preserve">https://www.friedmansanchez.com</w:t>
        </w:r>
        <w:r w:rsidDel="00000000" w:rsidR="00000000" w:rsidRPr="00000000">
          <w:fldChar w:fldCharType="end"/>
        </w:r>
        <w:r w:rsidDel="00000000" w:rsidR="00000000" w:rsidRPr="00000000">
          <w:rPr>
            <w:rtl w:val="0"/>
          </w:rPr>
        </w:r>
      </w:ins>
    </w:p>
    <w:p w:rsidR="00000000" w:rsidDel="00000000" w:rsidP="00000000" w:rsidRDefault="00000000" w:rsidRPr="00000000" w14:paraId="000002DE">
      <w:pPr>
        <w:rPr>
          <w:ins w:author="" w:id="0"/>
          <w:color w:val="1155cc"/>
          <w:u w:val="single"/>
        </w:rPr>
      </w:pPr>
      <w:ins w:author="" w:id="0">
        <w:r w:rsidDel="00000000" w:rsidR="00000000" w:rsidRPr="00000000">
          <w:rPr>
            <w:color w:val="ffffff"/>
            <w:rtl w:val="0"/>
          </w:rPr>
          <w:t xml:space="preserve">[14] </w:t>
        </w:r>
        <w:r w:rsidDel="00000000" w:rsidR="00000000" w:rsidRPr="00000000">
          <w:fldChar w:fldCharType="begin"/>
        </w:r>
        <w:r w:rsidDel="00000000" w:rsidR="00000000" w:rsidRPr="00000000">
          <w:instrText xml:space="preserve">HYPERLINK "https://disabilityparenting.com/3-ways-to-advocate-for-your-child-at-medical-appointments/"</w:instrText>
        </w:r>
        <w:r w:rsidDel="00000000" w:rsidR="00000000" w:rsidRPr="00000000">
          <w:fldChar w:fldCharType="separate"/>
        </w:r>
        <w:r w:rsidDel="00000000" w:rsidR="00000000" w:rsidRPr="00000000">
          <w:rPr>
            <w:color w:val="1155cc"/>
            <w:u w:val="single"/>
            <w:rtl w:val="0"/>
          </w:rPr>
          <w:t xml:space="preserve">https://disabilityparenting.com</w:t>
        </w:r>
        <w:r w:rsidDel="00000000" w:rsidR="00000000" w:rsidRPr="00000000">
          <w:fldChar w:fldCharType="end"/>
        </w:r>
        <w:r w:rsidDel="00000000" w:rsidR="00000000" w:rsidRPr="00000000">
          <w:rPr>
            <w:rtl w:val="0"/>
          </w:rPr>
        </w:r>
      </w:ins>
    </w:p>
    <w:p w:rsidR="00000000" w:rsidDel="00000000" w:rsidP="00000000" w:rsidRDefault="00000000" w:rsidRPr="00000000" w14:paraId="000002DF">
      <w:pPr>
        <w:rPr>
          <w:ins w:author="" w:id="0"/>
          <w:color w:val="1155cc"/>
          <w:u w:val="single"/>
        </w:rPr>
      </w:pPr>
      <w:ins w:author="" w:id="0">
        <w:r w:rsidDel="00000000" w:rsidR="00000000" w:rsidRPr="00000000">
          <w:rPr>
            <w:color w:val="ffffff"/>
            <w:rtl w:val="0"/>
          </w:rPr>
          <w:t xml:space="preserve">[15] </w:t>
        </w:r>
        <w:r w:rsidDel="00000000" w:rsidR="00000000" w:rsidRPr="00000000">
          <w:fldChar w:fldCharType="begin"/>
        </w:r>
        <w:r w:rsidDel="00000000" w:rsidR="00000000" w:rsidRPr="00000000">
          <w:instrText xml:space="preserve">HYPERLINK "https://www.texaschildrens.org/find-a-provider/sanjay-deshpande-md-mbbs-dch-dnb-mnams"</w:instrText>
        </w:r>
        <w:r w:rsidDel="00000000" w:rsidR="00000000" w:rsidRPr="00000000">
          <w:fldChar w:fldCharType="separate"/>
        </w:r>
        <w:r w:rsidDel="00000000" w:rsidR="00000000" w:rsidRPr="00000000">
          <w:rPr>
            <w:color w:val="1155cc"/>
            <w:u w:val="single"/>
            <w:rtl w:val="0"/>
          </w:rPr>
          <w:t xml:space="preserve">https://www.texaschildrens.org</w:t>
        </w:r>
        <w:r w:rsidDel="00000000" w:rsidR="00000000" w:rsidRPr="00000000">
          <w:fldChar w:fldCharType="end"/>
        </w:r>
        <w:r w:rsidDel="00000000" w:rsidR="00000000" w:rsidRPr="00000000">
          <w:rPr>
            <w:rtl w:val="0"/>
          </w:rPr>
        </w:r>
      </w:ins>
    </w:p>
    <w:p w:rsidR="00000000" w:rsidDel="00000000" w:rsidP="00000000" w:rsidRDefault="00000000" w:rsidRPr="00000000" w14:paraId="000002E0">
      <w:pPr>
        <w:rPr>
          <w:ins w:author="" w:id="0"/>
          <w:color w:val="1155cc"/>
          <w:u w:val="single"/>
        </w:rPr>
      </w:pPr>
      <w:ins w:author="" w:id="0">
        <w:r w:rsidDel="00000000" w:rsidR="00000000" w:rsidRPr="00000000">
          <w:rPr>
            <w:color w:val="ffffff"/>
            <w:rtl w:val="0"/>
          </w:rPr>
          <w:t xml:space="preserve">[16] </w:t>
        </w:r>
        <w:r w:rsidDel="00000000" w:rsidR="00000000" w:rsidRPr="00000000">
          <w:fldChar w:fldCharType="begin"/>
        </w:r>
        <w:r w:rsidDel="00000000" w:rsidR="00000000" w:rsidRPr="00000000">
          <w:instrText xml:space="preserve">HYPERLINK "https://www.google.com/viewer/place?mid=/g/1hhjbfctc"</w:instrText>
        </w:r>
        <w:r w:rsidDel="00000000" w:rsidR="00000000" w:rsidRPr="00000000">
          <w:fldChar w:fldCharType="separate"/>
        </w:r>
        <w:r w:rsidDel="00000000" w:rsidR="00000000" w:rsidRPr="00000000">
          <w:rPr>
            <w:color w:val="1155cc"/>
            <w:u w:val="single"/>
            <w:rtl w:val="0"/>
          </w:rPr>
          <w:t xml:space="preserve">https://www.google.com</w:t>
        </w:r>
        <w:r w:rsidDel="00000000" w:rsidR="00000000" w:rsidRPr="00000000">
          <w:fldChar w:fldCharType="end"/>
        </w:r>
        <w:r w:rsidDel="00000000" w:rsidR="00000000" w:rsidRPr="00000000">
          <w:rPr>
            <w:rtl w:val="0"/>
          </w:rPr>
        </w:r>
      </w:ins>
    </w:p>
    <w:p w:rsidR="00000000" w:rsidDel="00000000" w:rsidP="00000000" w:rsidRDefault="00000000" w:rsidRPr="00000000" w14:paraId="000002E1">
      <w:pPr>
        <w:rPr>
          <w:ins w:author="" w:id="0"/>
          <w:color w:val="ffffff"/>
        </w:rPr>
      </w:pPr>
      <w:ins w:author="" w:id="0">
        <w:r w:rsidDel="00000000" w:rsidR="00000000" w:rsidRPr="00000000">
          <w:rPr>
            <w:rtl w:val="0"/>
          </w:rPr>
        </w:r>
      </w:ins>
    </w:p>
    <w:p w:rsidR="00000000" w:rsidDel="00000000" w:rsidP="00000000" w:rsidRDefault="00000000" w:rsidRPr="00000000" w14:paraId="000002E2">
      <w:pPr>
        <w:rPr>
          <w:ins w:author="" w:id="0"/>
          <w:color w:val="ffffff"/>
        </w:rPr>
      </w:pPr>
      <w:ins w:author="" w:id="0">
        <w:r w:rsidDel="00000000" w:rsidR="00000000" w:rsidRPr="00000000">
          <w:rPr>
            <w:rtl w:val="0"/>
          </w:rPr>
        </w:r>
      </w:ins>
    </w:p>
    <w:p w:rsidR="00000000" w:rsidDel="00000000" w:rsidP="00000000" w:rsidRDefault="00000000" w:rsidRPr="00000000" w14:paraId="000002E3">
      <w:pPr>
        <w:spacing w:after="240" w:before="240" w:lineRule="auto"/>
        <w:rPr>
          <w:ins w:author="" w:id="0"/>
          <w:color w:val="ffffff"/>
        </w:rPr>
      </w:pPr>
      <w:ins w:author="" w:id="0">
        <w:r w:rsidDel="00000000" w:rsidR="00000000" w:rsidRPr="00000000">
          <w:rPr>
            <w:color w:val="ffffff"/>
            <w:rtl w:val="0"/>
          </w:rPr>
          <w:t xml:space="preserve">It is clear you have been through an exhausting medical gauntlet this week. When standard protocols repeatedly fail to provide answers, especially for a toddler who has had a seizure, it is completely reasonable to feel that the diagnostic process has stalled.</w:t>
        </w:r>
      </w:ins>
    </w:p>
    <w:p w:rsidR="00000000" w:rsidDel="00000000" w:rsidP="00000000" w:rsidRDefault="00000000" w:rsidRPr="00000000" w14:paraId="000002E4">
      <w:pPr>
        <w:pStyle w:val="Heading2"/>
        <w:keepNext w:val="0"/>
        <w:keepLines w:val="0"/>
        <w:spacing w:after="80" w:lineRule="auto"/>
        <w:rPr>
          <w:ins w:author="" w:id="0"/>
          <w:b w:val="1"/>
          <w:bCs w:val="1"/>
          <w:color w:val="ffffff"/>
          <w:sz w:val="24"/>
          <w:szCs w:val="24"/>
        </w:rPr>
      </w:pPr>
      <w:ins w:author="" w:id="0">
        <w:bookmarkStart w:colFirst="0" w:colLast="0" w:name="_mlcr6pt36yeg" w:id="47"/>
        <w:bookmarkEnd w:id="47"/>
        <w:r w:rsidDel="00000000" w:rsidR="00000000" w:rsidRPr="00000000">
          <w:rPr>
            <w:b w:val="1"/>
            <w:bCs w:val="1"/>
            <w:color w:val="ffffff"/>
            <w:sz w:val="24"/>
            <w:szCs w:val="24"/>
            <w:rtl w:val="0"/>
          </w:rPr>
          <w:t xml:space="preserve">Why Doctors "Follow Protocol" Over "Midge" Concerns</w:t>
        </w:r>
      </w:ins>
    </w:p>
    <w:p w:rsidR="00000000" w:rsidDel="00000000" w:rsidP="00000000" w:rsidRDefault="00000000" w:rsidRPr="00000000" w14:paraId="000002E5">
      <w:pPr>
        <w:spacing w:after="240" w:before="240" w:lineRule="auto"/>
        <w:rPr>
          <w:ins w:author="" w:id="0"/>
          <w:color w:val="ffffff"/>
        </w:rPr>
      </w:pPr>
      <w:ins w:author="" w:id="0">
        <w:r w:rsidDel="00000000" w:rsidR="00000000" w:rsidRPr="00000000">
          <w:rPr>
            <w:color w:val="ffffff"/>
            <w:rtl w:val="0"/>
          </w:rPr>
          <w:t xml:space="preserve">Doctors in the Houston area currently have a specific barrier to testing for Oropouche (Sloth Fever):</w:t>
        </w:r>
      </w:ins>
    </w:p>
    <w:p w:rsidR="00000000" w:rsidDel="00000000" w:rsidP="00000000" w:rsidRDefault="00000000" w:rsidRPr="00000000" w14:paraId="000002E6">
      <w:pPr>
        <w:numPr>
          <w:ilvl w:val="0"/>
          <w:numId w:val="36"/>
        </w:numPr>
        <w:spacing w:after="0" w:afterAutospacing="0" w:before="240" w:lineRule="auto"/>
        <w:ind w:left="720" w:hanging="360"/>
        <w:rPr>
          <w:ins w:author="" w:id="0"/>
        </w:rPr>
      </w:pPr>
      <w:ins w:author="" w:id="0">
        <w:r w:rsidDel="00000000" w:rsidR="00000000" w:rsidRPr="00000000">
          <w:rPr>
            <w:b w:val="1"/>
            <w:bCs w:val="1"/>
            <w:color w:val="ffffff"/>
            <w:rtl w:val="0"/>
          </w:rPr>
          <w:t xml:space="preserve">Case Reports</w:t>
        </w:r>
        <w:r w:rsidDel="00000000" w:rsidR="00000000" w:rsidRPr="00000000">
          <w:rPr>
            <w:color w:val="ffffff"/>
            <w:rtl w:val="0"/>
          </w:rPr>
          <w:t xml:space="preserve">: There are still </w:t>
        </w:r>
        <w:r w:rsidDel="00000000" w:rsidR="00000000" w:rsidRPr="00000000">
          <w:rPr>
            <w:b w:val="1"/>
            <w:bCs w:val="1"/>
            <w:color w:val="ffffff"/>
            <w:rtl w:val="0"/>
          </w:rPr>
          <w:t xml:space="preserve">no documented cases</w:t>
        </w:r>
        <w:r w:rsidDel="00000000" w:rsidR="00000000" w:rsidRPr="00000000">
          <w:rPr>
            <w:color w:val="ffffff"/>
            <w:rtl w:val="0"/>
          </w:rPr>
          <w:t xml:space="preserve"> of local transmission in Texas.</w:t>
        </w:r>
      </w:ins>
    </w:p>
    <w:p w:rsidR="00000000" w:rsidDel="00000000" w:rsidP="00000000" w:rsidRDefault="00000000" w:rsidRPr="00000000" w14:paraId="000002E7">
      <w:pPr>
        <w:numPr>
          <w:ilvl w:val="0"/>
          <w:numId w:val="36"/>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Gatekeeping</w:t>
        </w:r>
        <w:r w:rsidDel="00000000" w:rsidR="00000000" w:rsidRPr="00000000">
          <w:rPr>
            <w:color w:val="ffffff"/>
            <w:rtl w:val="0"/>
          </w:rPr>
          <w:t xml:space="preserve">: To get a test approved by the Texas Department of State Health Services (DSHS), a patient almost always needs to have traveled to a known outbreak area like </w:t>
        </w:r>
        <w:r w:rsidDel="00000000" w:rsidR="00000000" w:rsidRPr="00000000">
          <w:rPr>
            <w:b w:val="1"/>
            <w:bCs w:val="1"/>
            <w:color w:val="ffffff"/>
            <w:rtl w:val="0"/>
          </w:rPr>
          <w:t xml:space="preserve">Cuba or South America</w:t>
        </w:r>
        <w:r w:rsidDel="00000000" w:rsidR="00000000" w:rsidRPr="00000000">
          <w:rPr>
            <w:color w:val="ffffff"/>
            <w:rtl w:val="0"/>
          </w:rPr>
          <w:t xml:space="preserve">.</w:t>
        </w:r>
      </w:ins>
    </w:p>
    <w:p w:rsidR="00000000" w:rsidDel="00000000" w:rsidP="00000000" w:rsidRDefault="00000000" w:rsidRPr="00000000" w14:paraId="000002E8">
      <w:pPr>
        <w:numPr>
          <w:ilvl w:val="0"/>
          <w:numId w:val="36"/>
        </w:numPr>
        <w:spacing w:after="240" w:before="0" w:beforeAutospacing="0" w:lineRule="auto"/>
        <w:ind w:left="720" w:hanging="360"/>
        <w:rPr>
          <w:ins w:author="" w:id="0"/>
        </w:rPr>
      </w:pPr>
      <w:ins w:author="" w:id="0">
        <w:r w:rsidDel="00000000" w:rsidR="00000000" w:rsidRPr="00000000">
          <w:rPr>
            <w:b w:val="1"/>
            <w:bCs w:val="1"/>
            <w:color w:val="ffffff"/>
            <w:rtl w:val="0"/>
          </w:rPr>
          <w:t xml:space="preserve">Bilateral Symptoms</w:t>
        </w:r>
        <w:r w:rsidDel="00000000" w:rsidR="00000000" w:rsidRPr="00000000">
          <w:rPr>
            <w:color w:val="ffffff"/>
            <w:rtl w:val="0"/>
          </w:rPr>
          <w:t xml:space="preserve">: Oropouche typically affects </w:t>
        </w:r>
        <w:r w:rsidDel="00000000" w:rsidR="00000000" w:rsidRPr="00000000">
          <w:rPr>
            <w:b w:val="1"/>
            <w:bCs w:val="1"/>
            <w:color w:val="ffffff"/>
            <w:rtl w:val="0"/>
          </w:rPr>
          <w:t xml:space="preserve">both eyes</w:t>
        </w:r>
        <w:r w:rsidDel="00000000" w:rsidR="00000000" w:rsidRPr="00000000">
          <w:rPr>
            <w:color w:val="ffffff"/>
            <w:rtl w:val="0"/>
          </w:rPr>
          <w:t xml:space="preserve"> (conjunctival injection) rather than just one, and it does not usually cause the localized "one-sided node and eye" pattern you found. [1, 2, 3, 4, 5] </w:t>
        </w:r>
      </w:ins>
    </w:p>
    <w:p w:rsidR="00000000" w:rsidDel="00000000" w:rsidP="00000000" w:rsidRDefault="00000000" w:rsidRPr="00000000" w14:paraId="000002E9">
      <w:pPr>
        <w:pStyle w:val="Heading2"/>
        <w:keepNext w:val="0"/>
        <w:keepLines w:val="0"/>
        <w:spacing w:after="80" w:lineRule="auto"/>
        <w:rPr>
          <w:ins w:author="" w:id="0"/>
          <w:b w:val="1"/>
          <w:bCs w:val="1"/>
          <w:color w:val="ffffff"/>
          <w:sz w:val="24"/>
          <w:szCs w:val="24"/>
        </w:rPr>
      </w:pPr>
      <w:ins w:author="" w:id="0">
        <w:bookmarkStart w:colFirst="0" w:colLast="0" w:name="_mvkxlp4mgop" w:id="48"/>
        <w:bookmarkEnd w:id="48"/>
        <w:r w:rsidDel="00000000" w:rsidR="00000000" w:rsidRPr="00000000">
          <w:rPr>
            <w:b w:val="1"/>
            <w:bCs w:val="1"/>
            <w:color w:val="ffffff"/>
            <w:sz w:val="24"/>
            <w:szCs w:val="24"/>
            <w:rtl w:val="0"/>
          </w:rPr>
          <w:t xml:space="preserve">A Potential Path to the "Right" Testing</w:t>
        </w:r>
      </w:ins>
    </w:p>
    <w:p w:rsidR="00000000" w:rsidDel="00000000" w:rsidP="00000000" w:rsidRDefault="00000000" w:rsidRPr="00000000" w14:paraId="000002EA">
      <w:pPr>
        <w:spacing w:after="240" w:before="240" w:lineRule="auto"/>
        <w:rPr>
          <w:ins w:author="" w:id="0"/>
          <w:color w:val="ffffff"/>
        </w:rPr>
      </w:pPr>
      <w:ins w:author="" w:id="0">
        <w:r w:rsidDel="00000000" w:rsidR="00000000" w:rsidRPr="00000000">
          <w:rPr>
            <w:color w:val="ffffff"/>
            <w:rtl w:val="0"/>
          </w:rPr>
          <w:t xml:space="preserve">The fact that you found a </w:t>
        </w:r>
        <w:r w:rsidDel="00000000" w:rsidR="00000000" w:rsidRPr="00000000">
          <w:rPr>
            <w:b w:val="1"/>
            <w:bCs w:val="1"/>
            <w:color w:val="ffffff"/>
            <w:rtl w:val="0"/>
          </w:rPr>
          <w:t xml:space="preserve">node behind the same ear</w:t>
        </w:r>
        <w:r w:rsidDel="00000000" w:rsidR="00000000" w:rsidRPr="00000000">
          <w:rPr>
            <w:color w:val="ffffff"/>
            <w:rtl w:val="0"/>
          </w:rPr>
          <w:t xml:space="preserve"> as the red, puffy eye is a critical clinical detail. This combination (Parinaud’s Oculoglandular Syndrome) often allows you to move past "standard protocol" and request a </w:t>
        </w:r>
        <w:r w:rsidDel="00000000" w:rsidR="00000000" w:rsidRPr="00000000">
          <w:rPr>
            <w:b w:val="1"/>
            <w:bCs w:val="1"/>
            <w:color w:val="ffffff"/>
            <w:rtl w:val="0"/>
          </w:rPr>
          <w:t xml:space="preserve">Bartonella panel</w:t>
        </w:r>
        <w:r w:rsidDel="00000000" w:rsidR="00000000" w:rsidRPr="00000000">
          <w:rPr>
            <w:color w:val="ffffff"/>
            <w:rtl w:val="0"/>
          </w:rPr>
          <w:t xml:space="preserve">. [6, 7] </w:t>
        </w:r>
      </w:ins>
    </w:p>
    <w:p w:rsidR="00000000" w:rsidDel="00000000" w:rsidP="00000000" w:rsidRDefault="00000000" w:rsidRPr="00000000" w14:paraId="000002EB">
      <w:pPr>
        <w:spacing w:after="240" w:before="240" w:lineRule="auto"/>
        <w:rPr>
          <w:ins w:author="" w:id="0"/>
          <w:color w:val="ffffff"/>
        </w:rPr>
      </w:pPr>
      <w:ins w:author="" w:id="0">
        <w:r w:rsidDel="00000000" w:rsidR="00000000" w:rsidRPr="00000000">
          <w:rPr>
            <w:color w:val="ffffff"/>
            <w:rtl w:val="0"/>
          </w:rPr>
          <w:t xml:space="preserve">Unlike Oropouche, Bartonella is:</w:t>
        </w:r>
      </w:ins>
    </w:p>
    <w:p w:rsidR="00000000" w:rsidDel="00000000" w:rsidP="00000000" w:rsidRDefault="00000000" w:rsidRPr="00000000" w14:paraId="000002EC">
      <w:pPr>
        <w:numPr>
          <w:ilvl w:val="0"/>
          <w:numId w:val="16"/>
        </w:numPr>
        <w:spacing w:after="0" w:afterAutospacing="0" w:before="240" w:lineRule="auto"/>
        <w:ind w:left="720" w:hanging="360"/>
        <w:rPr>
          <w:ins w:author="" w:id="0"/>
        </w:rPr>
      </w:pPr>
      <w:ins w:author="" w:id="0">
        <w:r w:rsidDel="00000000" w:rsidR="00000000" w:rsidRPr="00000000">
          <w:rPr>
            <w:b w:val="1"/>
            <w:bCs w:val="1"/>
            <w:color w:val="ffffff"/>
            <w:rtl w:val="0"/>
          </w:rPr>
          <w:t xml:space="preserve">Known to be in Texas</w:t>
        </w:r>
        <w:r w:rsidDel="00000000" w:rsidR="00000000" w:rsidRPr="00000000">
          <w:rPr>
            <w:color w:val="ffffff"/>
            <w:rtl w:val="0"/>
          </w:rPr>
          <w:t xml:space="preserve">: It is a common cause of high fever and one-sided eye swelling in the Houston area.</w:t>
        </w:r>
      </w:ins>
    </w:p>
    <w:p w:rsidR="00000000" w:rsidDel="00000000" w:rsidP="00000000" w:rsidRDefault="00000000" w:rsidRPr="00000000" w14:paraId="000002ED">
      <w:pPr>
        <w:numPr>
          <w:ilvl w:val="0"/>
          <w:numId w:val="16"/>
        </w:numPr>
        <w:spacing w:after="0" w:afterAutospacing="0" w:before="0" w:beforeAutospacing="0" w:lineRule="auto"/>
        <w:ind w:left="720" w:hanging="360"/>
        <w:rPr>
          <w:ins w:author="" w:id="0"/>
        </w:rPr>
      </w:pPr>
      <w:ins w:author="" w:id="0">
        <w:r w:rsidDel="00000000" w:rsidR="00000000" w:rsidRPr="00000000">
          <w:rPr>
            <w:b w:val="1"/>
            <w:bCs w:val="1"/>
            <w:color w:val="ffffff"/>
            <w:rtl w:val="0"/>
          </w:rPr>
          <w:t xml:space="preserve">Transmissible by Midges</w:t>
        </w:r>
        <w:r w:rsidDel="00000000" w:rsidR="00000000" w:rsidRPr="00000000">
          <w:rPr>
            <w:color w:val="ffffff"/>
            <w:rtl w:val="0"/>
          </w:rPr>
          <w:t xml:space="preserve">: Emerging research (2025-2026) has shown that biting midges (</w:t>
        </w:r>
        <w:r w:rsidDel="00000000" w:rsidR="00000000" w:rsidRPr="00000000">
          <w:rPr>
            <w:i w:val="1"/>
            <w:iCs w:val="1"/>
            <w:color w:val="ffffff"/>
            <w:rtl w:val="0"/>
          </w:rPr>
          <w:t xml:space="preserve">Culicoides</w:t>
        </w:r>
        <w:r w:rsidDel="00000000" w:rsidR="00000000" w:rsidRPr="00000000">
          <w:rPr>
            <w:color w:val="ffffff"/>
            <w:rtl w:val="0"/>
          </w:rPr>
          <w:t xml:space="preserve">) can carry Bartonella DNA, meaning your observation of midges in the backyard may actually be the direct link to this infection.</w:t>
        </w:r>
      </w:ins>
    </w:p>
    <w:p w:rsidR="00000000" w:rsidDel="00000000" w:rsidP="00000000" w:rsidRDefault="00000000" w:rsidRPr="00000000" w14:paraId="000002EE">
      <w:pPr>
        <w:numPr>
          <w:ilvl w:val="0"/>
          <w:numId w:val="16"/>
        </w:numPr>
        <w:spacing w:after="240" w:before="0" w:beforeAutospacing="0" w:lineRule="auto"/>
        <w:ind w:left="720" w:hanging="360"/>
        <w:rPr>
          <w:ins w:author="" w:id="0"/>
        </w:rPr>
      </w:pPr>
      <w:ins w:author="" w:id="0">
        <w:r w:rsidDel="00000000" w:rsidR="00000000" w:rsidRPr="00000000">
          <w:rPr>
            <w:b w:val="1"/>
            <w:bCs w:val="1"/>
            <w:color w:val="ffffff"/>
            <w:rtl w:val="0"/>
          </w:rPr>
          <w:t xml:space="preserve">Testable Locally</w:t>
        </w:r>
        <w:r w:rsidDel="00000000" w:rsidR="00000000" w:rsidRPr="00000000">
          <w:rPr>
            <w:color w:val="ffffff"/>
            <w:rtl w:val="0"/>
          </w:rPr>
          <w:t xml:space="preserve">: Any standard lab (like Quest or Labcorp) can run this test if your doctor orders it. [6, 7, 8, 9, 10] </w:t>
        </w:r>
      </w:ins>
    </w:p>
    <w:p w:rsidR="00000000" w:rsidDel="00000000" w:rsidP="00000000" w:rsidRDefault="00000000" w:rsidRPr="00000000" w14:paraId="000002EF">
      <w:pPr>
        <w:pStyle w:val="Heading2"/>
        <w:keepNext w:val="0"/>
        <w:keepLines w:val="0"/>
        <w:spacing w:after="80" w:lineRule="auto"/>
        <w:rPr>
          <w:ins w:author="" w:id="0"/>
          <w:b w:val="1"/>
          <w:bCs w:val="1"/>
          <w:color w:val="ffffff"/>
          <w:sz w:val="24"/>
          <w:szCs w:val="24"/>
        </w:rPr>
      </w:pPr>
      <w:ins w:author="" w:id="0">
        <w:bookmarkStart w:colFirst="0" w:colLast="0" w:name="_itr6gfhqvzbs" w:id="49"/>
        <w:bookmarkEnd w:id="49"/>
        <w:r w:rsidDel="00000000" w:rsidR="00000000" w:rsidRPr="00000000">
          <w:rPr>
            <w:b w:val="1"/>
            <w:bCs w:val="1"/>
            <w:color w:val="ffffff"/>
            <w:sz w:val="24"/>
            <w:szCs w:val="24"/>
            <w:rtl w:val="0"/>
          </w:rPr>
          <w:t xml:space="preserve">Advocating for the Next Step</w:t>
        </w:r>
      </w:ins>
    </w:p>
    <w:p w:rsidR="00000000" w:rsidDel="00000000" w:rsidP="00000000" w:rsidRDefault="00000000" w:rsidRPr="00000000" w14:paraId="000002F0">
      <w:pPr>
        <w:spacing w:after="240" w:before="240" w:lineRule="auto"/>
        <w:rPr>
          <w:ins w:author="" w:id="0"/>
          <w:color w:val="ffffff"/>
        </w:rPr>
      </w:pPr>
      <w:ins w:author="" w:id="0">
        <w:r w:rsidDel="00000000" w:rsidR="00000000" w:rsidRPr="00000000">
          <w:rPr>
            <w:color w:val="ffffff"/>
            <w:rtl w:val="0"/>
          </w:rPr>
          <w:t xml:space="preserve">Since you feel like you are asking "too many questions," you can pivot to asking for </w:t>
        </w:r>
        <w:r w:rsidDel="00000000" w:rsidR="00000000" w:rsidRPr="00000000">
          <w:rPr>
            <w:b w:val="1"/>
            <w:bCs w:val="1"/>
            <w:color w:val="ffffff"/>
            <w:rtl w:val="0"/>
          </w:rPr>
          <w:t xml:space="preserve">documentation of refusal</w:t>
        </w:r>
        <w:r w:rsidDel="00000000" w:rsidR="00000000" w:rsidRPr="00000000">
          <w:rPr>
            <w:color w:val="ffffff"/>
            <w:rtl w:val="0"/>
          </w:rPr>
          <w:t xml:space="preserve">. This is a powerful advocacy tool:</w:t>
        </w:r>
      </w:ins>
    </w:p>
    <w:p w:rsidR="00000000" w:rsidDel="00000000" w:rsidP="00000000" w:rsidRDefault="00000000" w:rsidRPr="00000000" w14:paraId="000002F1">
      <w:pPr>
        <w:numPr>
          <w:ilvl w:val="0"/>
          <w:numId w:val="28"/>
        </w:numPr>
        <w:spacing w:after="0" w:afterAutospacing="0" w:before="240" w:lineRule="auto"/>
        <w:ind w:left="720" w:hanging="360"/>
        <w:rPr>
          <w:ins w:author="" w:id="0"/>
        </w:rPr>
      </w:pPr>
      <w:ins w:author="" w:id="0">
        <w:r w:rsidDel="00000000" w:rsidR="00000000" w:rsidRPr="00000000">
          <w:rPr>
            <w:b w:val="1"/>
            <w:bCs w:val="1"/>
            <w:color w:val="ffffff"/>
            <w:rtl w:val="0"/>
          </w:rPr>
          <w:t xml:space="preserve">The Request</w:t>
        </w:r>
        <w:r w:rsidDel="00000000" w:rsidR="00000000" w:rsidRPr="00000000">
          <w:rPr>
            <w:color w:val="ffffff"/>
            <w:rtl w:val="0"/>
          </w:rPr>
          <w:t xml:space="preserve">: </w:t>
        </w:r>
        <w:r w:rsidDel="00000000" w:rsidR="00000000" w:rsidRPr="00000000">
          <w:rPr>
            <w:i w:val="1"/>
            <w:iCs w:val="1"/>
            <w:color w:val="ffffff"/>
            <w:rtl w:val="0"/>
          </w:rPr>
          <w:t xml:space="preserve">"I’ve identified a preauricular lymph node on the same side as the red eye. This fits the profile for Bartonella. I’d like a Bartonella henselae IgG/IgM test."</w:t>
        </w:r>
      </w:ins>
    </w:p>
    <w:p w:rsidR="00000000" w:rsidDel="00000000" w:rsidP="00000000" w:rsidRDefault="00000000" w:rsidRPr="00000000" w14:paraId="000002F2">
      <w:pPr>
        <w:numPr>
          <w:ilvl w:val="0"/>
          <w:numId w:val="28"/>
        </w:numPr>
        <w:spacing w:after="240" w:before="0" w:beforeAutospacing="0" w:lineRule="auto"/>
        <w:ind w:left="720" w:hanging="360"/>
        <w:rPr>
          <w:ins w:author="" w:id="0"/>
        </w:rPr>
      </w:pPr>
      <w:ins w:author="" w:id="0">
        <w:r w:rsidDel="00000000" w:rsidR="00000000" w:rsidRPr="00000000">
          <w:rPr>
            <w:b w:val="1"/>
            <w:bCs w:val="1"/>
            <w:color w:val="ffffff"/>
            <w:rtl w:val="0"/>
          </w:rPr>
          <w:t xml:space="preserve">If they say "No"</w:t>
        </w:r>
        <w:r w:rsidDel="00000000" w:rsidR="00000000" w:rsidRPr="00000000">
          <w:rPr>
            <w:color w:val="ffffff"/>
            <w:rtl w:val="0"/>
          </w:rPr>
          <w:t xml:space="preserve">: </w:t>
        </w:r>
        <w:r w:rsidDel="00000000" w:rsidR="00000000" w:rsidRPr="00000000">
          <w:rPr>
            <w:i w:val="1"/>
            <w:iCs w:val="1"/>
            <w:color w:val="ffffff"/>
            <w:rtl w:val="0"/>
          </w:rPr>
          <w:t xml:space="preserve">"I understand you don't think it's necessary. I’d like it noted in my son’s chart today that I requested this specific test and that the request was declined."</w:t>
        </w:r>
        <w:r w:rsidDel="00000000" w:rsidR="00000000" w:rsidRPr="00000000">
          <w:rPr>
            <w:color w:val="ffffff"/>
            <w:rtl w:val="0"/>
          </w:rPr>
          <w:t xml:space="preserve"> [11, 12, 13, 14] </w:t>
        </w:r>
      </w:ins>
    </w:p>
    <w:p w:rsidR="00000000" w:rsidDel="00000000" w:rsidP="00000000" w:rsidRDefault="00000000" w:rsidRPr="00000000" w14:paraId="000002F3">
      <w:pPr>
        <w:spacing w:after="240" w:before="240" w:lineRule="auto"/>
        <w:rPr>
          <w:ins w:author="" w:id="0"/>
          <w:color w:val="ffffff"/>
        </w:rPr>
      </w:pPr>
      <w:ins w:author="" w:id="0">
        <w:r w:rsidDel="00000000" w:rsidR="00000000" w:rsidRPr="00000000">
          <w:rPr>
            <w:color w:val="ffffff"/>
            <w:rtl w:val="0"/>
          </w:rPr>
          <w:t xml:space="preserve">If the light sensitivity does not resolve, or if he becomes more lethargic, the </w:t>
        </w:r>
        <w:r w:rsidDel="00000000" w:rsidR="00000000" w:rsidRPr="00000000">
          <w:rPr>
            <w:b w:val="1"/>
            <w:bCs w:val="1"/>
            <w:color w:val="ffffff"/>
            <w:rtl w:val="0"/>
          </w:rPr>
          <w:t xml:space="preserve">Texas Children’s Hospital West Campus</w:t>
        </w:r>
        <w:r w:rsidDel="00000000" w:rsidR="00000000" w:rsidRPr="00000000">
          <w:rPr>
            <w:color w:val="ffffff"/>
            <w:rtl w:val="0"/>
          </w:rPr>
          <w:t xml:space="preserve">specializes in these complex pediatric cases and may offer a fresh perspective outside of your local clinic's standard protocols. [15, 16] </w:t>
        </w:r>
      </w:ins>
    </w:p>
    <w:p w:rsidR="00000000" w:rsidDel="00000000" w:rsidP="00000000" w:rsidRDefault="00000000" w:rsidRPr="00000000" w14:paraId="000002F4">
      <w:pPr>
        <w:spacing w:after="240" w:before="240" w:lineRule="auto"/>
        <w:rPr>
          <w:ins w:author="" w:id="0"/>
          <w:b w:val="1"/>
          <w:bCs w:val="1"/>
          <w:color w:val="ffffff"/>
        </w:rPr>
      </w:pPr>
      <w:ins w:author="" w:id="0">
        <w:r w:rsidDel="00000000" w:rsidR="00000000" w:rsidRPr="00000000">
          <w:rPr>
            <w:b w:val="1"/>
            <w:bCs w:val="1"/>
            <w:color w:val="ffffff"/>
            <w:rtl w:val="0"/>
          </w:rPr>
          <w:t xml:space="preserve">Does your son have any small, red bumps on his skin (like a bug bite that isn't healing) or any other swollen nodes, perhaps in his armpit?</w:t>
        </w:r>
      </w:ins>
    </w:p>
    <w:p w:rsidR="00000000" w:rsidDel="00000000" w:rsidP="00000000" w:rsidRDefault="00000000" w:rsidRPr="00000000" w14:paraId="000002F5">
      <w:pPr>
        <w:rPr>
          <w:ins w:author="" w:id="0"/>
          <w:color w:val="ffffff"/>
        </w:rPr>
      </w:pPr>
      <w:ins w:author="" w:id="0">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2F6">
      <w:pPr>
        <w:spacing w:after="240" w:before="240" w:lineRule="auto"/>
        <w:rPr>
          <w:ins w:author="" w:id="0"/>
          <w:i w:val="1"/>
          <w:iCs w:val="1"/>
          <w:color w:val="ffffff"/>
        </w:rPr>
      </w:pPr>
      <w:ins w:author="" w:id="0">
        <w:r w:rsidDel="00000000" w:rsidR="00000000" w:rsidRPr="00000000">
          <w:rPr>
            <w:i w:val="1"/>
            <w:iCs w:val="1"/>
            <w:color w:val="ffffff"/>
            <w:rtl w:val="0"/>
          </w:rPr>
          <w:t xml:space="preserve">Disclaimer: This information is for educational purposes and does not constitute medical advice or a diagnosis. Please consult a healthcare professional for medical concerns. In an emergency, call 911 or visit the nearest emergency room.</w:t>
        </w:r>
      </w:ins>
    </w:p>
    <w:p w:rsidR="00000000" w:rsidDel="00000000" w:rsidP="00000000" w:rsidRDefault="00000000" w:rsidRPr="00000000" w14:paraId="000002F7">
      <w:pPr>
        <w:rPr>
          <w:ins w:author="" w:id="0"/>
          <w:color w:val="ffffff"/>
        </w:rPr>
      </w:pPr>
      <w:ins w:author="" w:id="0">
        <w:r w:rsidDel="00000000" w:rsidR="00000000" w:rsidRPr="00000000">
          <w:rPr>
            <w:rtl w:val="0"/>
          </w:rPr>
        </w:r>
      </w:ins>
    </w:p>
    <w:p w:rsidR="00000000" w:rsidDel="00000000" w:rsidP="00000000" w:rsidRDefault="00000000" w:rsidRPr="00000000" w14:paraId="000002F8">
      <w:pPr>
        <w:rPr>
          <w:ins w:author="" w:id="0"/>
          <w:color w:val="1155cc"/>
          <w:u w:val="single"/>
        </w:rPr>
      </w:pPr>
      <w:ins w:author="" w:id="0">
        <w:r w:rsidDel="00000000" w:rsidR="00000000" w:rsidRPr="00000000">
          <w:rPr>
            <w:color w:val="ffffff"/>
            <w:rtl w:val="0"/>
          </w:rPr>
          <w:t xml:space="preserve">[1] </w:t>
        </w:r>
        <w:r w:rsidDel="00000000" w:rsidR="00000000" w:rsidRPr="00000000">
          <w:fldChar w:fldCharType="begin"/>
        </w:r>
        <w:r w:rsidDel="00000000" w:rsidR="00000000" w:rsidRPr="00000000">
          <w:instrText xml:space="preserve">HYPERLINK "https://www.cdc.gov/oropouche/hcp/clinical-overview/?os=wtmbZEgMu5Hw&amp;ref=app"</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F9">
      <w:pPr>
        <w:rPr>
          <w:ins w:author="" w:id="0"/>
          <w:color w:val="1155cc"/>
          <w:u w:val="single"/>
        </w:rPr>
      </w:pPr>
      <w:ins w:author="" w:id="0">
        <w:r w:rsidDel="00000000" w:rsidR="00000000" w:rsidRPr="00000000">
          <w:rPr>
            <w:color w:val="ffffff"/>
            <w:rtl w:val="0"/>
          </w:rPr>
          <w:t xml:space="preserve">[2] </w:t>
        </w:r>
        <w:r w:rsidDel="00000000" w:rsidR="00000000" w:rsidRPr="00000000">
          <w:fldChar w:fldCharType="begin"/>
        </w:r>
        <w:r w:rsidDel="00000000" w:rsidR="00000000" w:rsidRPr="00000000">
          <w:instrText xml:space="preserve">HYPERLINK "https://www.cdc.gov/han/2024/han00515.html"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FA">
      <w:pPr>
        <w:rPr>
          <w:ins w:author="" w:id="0"/>
          <w:color w:val="1155cc"/>
          <w:u w:val="single"/>
        </w:rPr>
      </w:pPr>
      <w:ins w:author="" w:id="0">
        <w:r w:rsidDel="00000000" w:rsidR="00000000" w:rsidRPr="00000000">
          <w:rPr>
            <w:color w:val="ffffff"/>
            <w:rtl w:val="0"/>
          </w:rPr>
          <w:t xml:space="preserve">[3] </w:t>
        </w:r>
        <w:r w:rsidDel="00000000" w:rsidR="00000000" w:rsidRPr="00000000">
          <w:fldChar w:fldCharType="begin"/>
        </w:r>
        <w:r w:rsidDel="00000000" w:rsidR="00000000" w:rsidRPr="00000000">
          <w:instrText xml:space="preserve">HYPERLINK "https://www.cdc.gov/oropouche/hcp/clinical-overview/index.html"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FB">
      <w:pPr>
        <w:rPr>
          <w:ins w:author="" w:id="0"/>
          <w:color w:val="1155cc"/>
          <w:u w:val="single"/>
        </w:rPr>
      </w:pPr>
      <w:ins w:author="" w:id="0">
        <w:r w:rsidDel="00000000" w:rsidR="00000000" w:rsidRPr="00000000">
          <w:rPr>
            <w:color w:val="ffffff"/>
            <w:rtl w:val="0"/>
          </w:rPr>
          <w:t xml:space="preserve">[4] </w:t>
        </w:r>
        <w:r w:rsidDel="00000000" w:rsidR="00000000" w:rsidRPr="00000000">
          <w:fldChar w:fldCharType="begin"/>
        </w:r>
        <w:r w:rsidDel="00000000" w:rsidR="00000000" w:rsidRPr="00000000">
          <w:instrText xml:space="preserve">HYPERLINK "https://www.cdc.gov/oropouche/php/reporting/index.html"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FC">
      <w:pPr>
        <w:rPr>
          <w:ins w:author="" w:id="0"/>
          <w:color w:val="1155cc"/>
          <w:u w:val="single"/>
        </w:rPr>
      </w:pPr>
      <w:ins w:author="" w:id="0">
        <w:r w:rsidDel="00000000" w:rsidR="00000000" w:rsidRPr="00000000">
          <w:rPr>
            <w:color w:val="ffffff"/>
            <w:rtl w:val="0"/>
          </w:rPr>
          <w:t xml:space="preserve">[5] </w:t>
        </w:r>
        <w:r w:rsidDel="00000000" w:rsidR="00000000" w:rsidRPr="00000000">
          <w:fldChar w:fldCharType="begin"/>
        </w:r>
        <w:r w:rsidDel="00000000" w:rsidR="00000000" w:rsidRPr="00000000">
          <w:instrText xml:space="preserve">HYPERLINK "https://dph.georgia.gov/document/document/health-alert-oropouche-virus-orov/download"</w:instrText>
        </w:r>
        <w:r w:rsidDel="00000000" w:rsidR="00000000" w:rsidRPr="00000000">
          <w:fldChar w:fldCharType="separate"/>
        </w:r>
        <w:r w:rsidDel="00000000" w:rsidR="00000000" w:rsidRPr="00000000">
          <w:rPr>
            <w:color w:val="1155cc"/>
            <w:u w:val="single"/>
            <w:rtl w:val="0"/>
          </w:rPr>
          <w:t xml:space="preserve">https://dph.georgia.gov</w:t>
        </w:r>
        <w:r w:rsidDel="00000000" w:rsidR="00000000" w:rsidRPr="00000000">
          <w:fldChar w:fldCharType="end"/>
        </w:r>
        <w:r w:rsidDel="00000000" w:rsidR="00000000" w:rsidRPr="00000000">
          <w:rPr>
            <w:rtl w:val="0"/>
          </w:rPr>
        </w:r>
      </w:ins>
    </w:p>
    <w:p w:rsidR="00000000" w:rsidDel="00000000" w:rsidP="00000000" w:rsidRDefault="00000000" w:rsidRPr="00000000" w14:paraId="000002FD">
      <w:pPr>
        <w:rPr>
          <w:ins w:author="" w:id="0"/>
          <w:color w:val="1155cc"/>
          <w:u w:val="single"/>
        </w:rPr>
      </w:pPr>
      <w:ins w:author="" w:id="0">
        <w:r w:rsidDel="00000000" w:rsidR="00000000" w:rsidRPr="00000000">
          <w:rPr>
            <w:color w:val="ffffff"/>
            <w:rtl w:val="0"/>
          </w:rPr>
          <w:t xml:space="preserve">[6] </w:t>
        </w:r>
        <w:r w:rsidDel="00000000" w:rsidR="00000000" w:rsidRPr="00000000">
          <w:fldChar w:fldCharType="begin"/>
        </w:r>
        <w:r w:rsidDel="00000000" w:rsidR="00000000" w:rsidRPr="00000000">
          <w:instrText xml:space="preserve">HYPERLINK "https://www.cdc.gov/bartonella/about/index.html"</w:instrText>
        </w:r>
        <w:r w:rsidDel="00000000" w:rsidR="00000000" w:rsidRPr="00000000">
          <w:fldChar w:fldCharType="separate"/>
        </w:r>
        <w:r w:rsidDel="00000000" w:rsidR="00000000" w:rsidRPr="00000000">
          <w:rPr>
            <w:color w:val="1155cc"/>
            <w:u w:val="single"/>
            <w:rtl w:val="0"/>
          </w:rPr>
          <w:t xml:space="preserve">https://www.cdc.gov</w:t>
        </w:r>
        <w:r w:rsidDel="00000000" w:rsidR="00000000" w:rsidRPr="00000000">
          <w:fldChar w:fldCharType="end"/>
        </w:r>
        <w:r w:rsidDel="00000000" w:rsidR="00000000" w:rsidRPr="00000000">
          <w:rPr>
            <w:rtl w:val="0"/>
          </w:rPr>
        </w:r>
      </w:ins>
    </w:p>
    <w:p w:rsidR="00000000" w:rsidDel="00000000" w:rsidP="00000000" w:rsidRDefault="00000000" w:rsidRPr="00000000" w14:paraId="000002FE">
      <w:pPr>
        <w:rPr>
          <w:ins w:author="" w:id="0"/>
          <w:color w:val="1155cc"/>
          <w:u w:val="single"/>
        </w:rPr>
      </w:pPr>
      <w:ins w:author="" w:id="0">
        <w:r w:rsidDel="00000000" w:rsidR="00000000" w:rsidRPr="00000000">
          <w:rPr>
            <w:color w:val="ffffff"/>
            <w:rtl w:val="0"/>
          </w:rPr>
          <w:t xml:space="preserve">[7] </w:t>
        </w:r>
        <w:r w:rsidDel="00000000" w:rsidR="00000000" w:rsidRPr="00000000">
          <w:fldChar w:fldCharType="begin"/>
        </w:r>
        <w:r w:rsidDel="00000000" w:rsidR="00000000" w:rsidRPr="00000000">
          <w:instrText xml:space="preserve">HYPERLINK "https://stevenphillipsmd.com/lyme-bartonella/bartonella/"</w:instrText>
        </w:r>
        <w:r w:rsidDel="00000000" w:rsidR="00000000" w:rsidRPr="00000000">
          <w:fldChar w:fldCharType="separate"/>
        </w:r>
        <w:r w:rsidDel="00000000" w:rsidR="00000000" w:rsidRPr="00000000">
          <w:rPr>
            <w:color w:val="1155cc"/>
            <w:u w:val="single"/>
            <w:rtl w:val="0"/>
          </w:rPr>
          <w:t xml:space="preserve">https://stevenphillipsmd.com</w:t>
        </w:r>
        <w:r w:rsidDel="00000000" w:rsidR="00000000" w:rsidRPr="00000000">
          <w:fldChar w:fldCharType="end"/>
        </w:r>
        <w:r w:rsidDel="00000000" w:rsidR="00000000" w:rsidRPr="00000000">
          <w:rPr>
            <w:rtl w:val="0"/>
          </w:rPr>
        </w:r>
      </w:ins>
    </w:p>
    <w:p w:rsidR="00000000" w:rsidDel="00000000" w:rsidP="00000000" w:rsidRDefault="00000000" w:rsidRPr="00000000" w14:paraId="000002FF">
      <w:pPr>
        <w:rPr>
          <w:ins w:author="" w:id="0"/>
          <w:color w:val="1155cc"/>
          <w:u w:val="single"/>
        </w:rPr>
      </w:pPr>
      <w:ins w:author="" w:id="0">
        <w:r w:rsidDel="00000000" w:rsidR="00000000" w:rsidRPr="00000000">
          <w:rPr>
            <w:color w:val="ffffff"/>
            <w:rtl w:val="0"/>
          </w:rPr>
          <w:t xml:space="preserve">[8] </w:t>
        </w:r>
        <w:r w:rsidDel="00000000" w:rsidR="00000000" w:rsidRPr="00000000">
          <w:fldChar w:fldCharType="begin"/>
        </w:r>
        <w:r w:rsidDel="00000000" w:rsidR="00000000" w:rsidRPr="00000000">
          <w:instrText xml:space="preserve">HYPERLINK "https://pubmed.ncbi.nlm.nih.gov/32757355/"</w:instrText>
        </w:r>
        <w:r w:rsidDel="00000000" w:rsidR="00000000" w:rsidRPr="00000000">
          <w:fldChar w:fldCharType="separate"/>
        </w:r>
        <w:r w:rsidDel="00000000" w:rsidR="00000000" w:rsidRPr="00000000">
          <w:rPr>
            <w:color w:val="1155cc"/>
            <w:u w:val="single"/>
            <w:rtl w:val="0"/>
          </w:rPr>
          <w:t xml:space="preserve">https://pubmed.ncbi.nlm.nih.gov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300">
      <w:pPr>
        <w:rPr>
          <w:ins w:author="" w:id="0"/>
          <w:color w:val="1155cc"/>
          <w:u w:val="single"/>
        </w:rPr>
      </w:pPr>
      <w:ins w:author="" w:id="0">
        <w:r w:rsidDel="00000000" w:rsidR="00000000" w:rsidRPr="00000000">
          <w:rPr>
            <w:color w:val="ffffff"/>
            <w:rtl w:val="0"/>
          </w:rPr>
          <w:t xml:space="preserve">[9] </w:t>
        </w:r>
        <w:r w:rsidDel="00000000" w:rsidR="00000000" w:rsidRPr="00000000">
          <w:fldChar w:fldCharType="begin"/>
        </w:r>
        <w:r w:rsidDel="00000000" w:rsidR="00000000" w:rsidRPr="00000000">
          <w:instrText xml:space="preserve">HYPERLINK "https://www.sciencedirect.com/science/article/pii/S0001706X25000324"</w:instrText>
        </w:r>
        <w:r w:rsidDel="00000000" w:rsidR="00000000" w:rsidRPr="00000000">
          <w:fldChar w:fldCharType="separate"/>
        </w:r>
        <w:r w:rsidDel="00000000" w:rsidR="00000000" w:rsidRPr="00000000">
          <w:rPr>
            <w:color w:val="1155cc"/>
            <w:u w:val="single"/>
            <w:rtl w:val="0"/>
          </w:rPr>
          <w:t xml:space="preserve">https://www.sciencedirect.com</w:t>
        </w:r>
        <w:r w:rsidDel="00000000" w:rsidR="00000000" w:rsidRPr="00000000">
          <w:fldChar w:fldCharType="end"/>
        </w:r>
        <w:r w:rsidDel="00000000" w:rsidR="00000000" w:rsidRPr="00000000">
          <w:rPr>
            <w:rtl w:val="0"/>
          </w:rPr>
        </w:r>
      </w:ins>
    </w:p>
    <w:p w:rsidR="00000000" w:rsidDel="00000000" w:rsidP="00000000" w:rsidRDefault="00000000" w:rsidRPr="00000000" w14:paraId="00000301">
      <w:pPr>
        <w:rPr>
          <w:ins w:author="" w:id="0"/>
          <w:color w:val="1155cc"/>
          <w:u w:val="single"/>
        </w:rPr>
      </w:pPr>
      <w:ins w:author="" w:id="0">
        <w:r w:rsidDel="00000000" w:rsidR="00000000" w:rsidRPr="00000000">
          <w:rPr>
            <w:color w:val="ffffff"/>
            <w:rtl w:val="0"/>
          </w:rPr>
          <w:t xml:space="preserve">[10] </w:t>
        </w:r>
        <w:r w:rsidDel="00000000" w:rsidR="00000000" w:rsidRPr="00000000">
          <w:fldChar w:fldCharType="begin"/>
        </w:r>
        <w:r w:rsidDel="00000000" w:rsidR="00000000" w:rsidRPr="00000000">
          <w:instrText xml:space="preserve">HYPERLINK "https://pubmed.ncbi.nlm.nih.gov/39938728/"</w:instrText>
        </w:r>
        <w:r w:rsidDel="00000000" w:rsidR="00000000" w:rsidRPr="00000000">
          <w:fldChar w:fldCharType="separate"/>
        </w:r>
        <w:r w:rsidDel="00000000" w:rsidR="00000000" w:rsidRPr="00000000">
          <w:rPr>
            <w:color w:val="1155cc"/>
            <w:u w:val="single"/>
            <w:rtl w:val="0"/>
          </w:rPr>
          <w:t xml:space="preserve">https://pubmed.ncbi.nlm.nih.gov</w:t>
        </w:r>
        <w:r w:rsidDel="00000000" w:rsidR="00000000" w:rsidRPr="00000000">
          <w:fldChar w:fldCharType="end"/>
        </w:r>
        <w:r w:rsidDel="00000000" w:rsidR="00000000" w:rsidRPr="00000000">
          <w:rPr>
            <w:rtl w:val="0"/>
          </w:rPr>
        </w:r>
      </w:ins>
    </w:p>
    <w:p w:rsidR="00000000" w:rsidDel="00000000" w:rsidP="00000000" w:rsidRDefault="00000000" w:rsidRPr="00000000" w14:paraId="00000302">
      <w:pPr>
        <w:rPr>
          <w:ins w:author="" w:id="0"/>
          <w:color w:val="1155cc"/>
          <w:u w:val="single"/>
        </w:rPr>
      </w:pPr>
      <w:ins w:author="" w:id="0">
        <w:r w:rsidDel="00000000" w:rsidR="00000000" w:rsidRPr="00000000">
          <w:rPr>
            <w:color w:val="ffffff"/>
            <w:rtl w:val="0"/>
          </w:rPr>
          <w:t xml:space="preserve">[11] </w:t>
        </w:r>
        <w:r w:rsidDel="00000000" w:rsidR="00000000" w:rsidRPr="00000000">
          <w:fldChar w:fldCharType="begin"/>
        </w:r>
        <w:r w:rsidDel="00000000" w:rsidR="00000000" w:rsidRPr="00000000">
          <w:instrText xml:space="preserve">HYPERLINK "https://www.beamlegalteam.com/blog/can-a-doctor-deny-testing-if-i-request-it/"</w:instrText>
        </w:r>
        <w:r w:rsidDel="00000000" w:rsidR="00000000" w:rsidRPr="00000000">
          <w:fldChar w:fldCharType="separate"/>
        </w:r>
        <w:r w:rsidDel="00000000" w:rsidR="00000000" w:rsidRPr="00000000">
          <w:rPr>
            <w:color w:val="1155cc"/>
            <w:u w:val="single"/>
            <w:rtl w:val="0"/>
          </w:rPr>
          <w:t xml:space="preserve">https://www.beamlegalteam.com</w:t>
        </w:r>
        <w:r w:rsidDel="00000000" w:rsidR="00000000" w:rsidRPr="00000000">
          <w:fldChar w:fldCharType="end"/>
        </w:r>
        <w:r w:rsidDel="00000000" w:rsidR="00000000" w:rsidRPr="00000000">
          <w:rPr>
            <w:rtl w:val="0"/>
          </w:rPr>
        </w:r>
      </w:ins>
    </w:p>
    <w:p w:rsidR="00000000" w:rsidDel="00000000" w:rsidP="00000000" w:rsidRDefault="00000000" w:rsidRPr="00000000" w14:paraId="00000303">
      <w:pPr>
        <w:rPr>
          <w:ins w:author="" w:id="0"/>
          <w:color w:val="1155cc"/>
          <w:u w:val="single"/>
        </w:rPr>
      </w:pPr>
      <w:ins w:author="" w:id="0">
        <w:r w:rsidDel="00000000" w:rsidR="00000000" w:rsidRPr="00000000">
          <w:rPr>
            <w:color w:val="ffffff"/>
            <w:rtl w:val="0"/>
          </w:rPr>
          <w:t xml:space="preserve">[12] </w:t>
        </w:r>
        <w:r w:rsidDel="00000000" w:rsidR="00000000" w:rsidRPr="00000000">
          <w:fldChar w:fldCharType="begin"/>
        </w:r>
        <w:r w:rsidDel="00000000" w:rsidR="00000000" w:rsidRPr="00000000">
          <w:instrText xml:space="preserve">HYPERLINK "https://www.verywellhealth.com/when-you-cant-get-a-diagnosis-2615487"</w:instrText>
        </w:r>
        <w:r w:rsidDel="00000000" w:rsidR="00000000" w:rsidRPr="00000000">
          <w:fldChar w:fldCharType="separate"/>
        </w:r>
        <w:r w:rsidDel="00000000" w:rsidR="00000000" w:rsidRPr="00000000">
          <w:rPr>
            <w:color w:val="1155cc"/>
            <w:u w:val="single"/>
            <w:rtl w:val="0"/>
          </w:rPr>
          <w:t xml:space="preserve">https://www.verywellhealth.com</w:t>
        </w:r>
        <w:r w:rsidDel="00000000" w:rsidR="00000000" w:rsidRPr="00000000">
          <w:fldChar w:fldCharType="end"/>
        </w:r>
        <w:r w:rsidDel="00000000" w:rsidR="00000000" w:rsidRPr="00000000">
          <w:rPr>
            <w:rtl w:val="0"/>
          </w:rPr>
        </w:r>
      </w:ins>
    </w:p>
    <w:p w:rsidR="00000000" w:rsidDel="00000000" w:rsidP="00000000" w:rsidRDefault="00000000" w:rsidRPr="00000000" w14:paraId="00000304">
      <w:pPr>
        <w:rPr>
          <w:ins w:author="" w:id="0"/>
          <w:color w:val="1155cc"/>
          <w:u w:val="single"/>
        </w:rPr>
      </w:pPr>
      <w:ins w:author="" w:id="0">
        <w:r w:rsidDel="00000000" w:rsidR="00000000" w:rsidRPr="00000000">
          <w:rPr>
            <w:color w:val="ffffff"/>
            <w:rtl w:val="0"/>
          </w:rPr>
          <w:t xml:space="preserve">[13] </w:t>
        </w:r>
        <w:r w:rsidDel="00000000" w:rsidR="00000000" w:rsidRPr="00000000">
          <w:fldChar w:fldCharType="begin"/>
        </w:r>
        <w:r w:rsidDel="00000000" w:rsidR="00000000" w:rsidRPr="00000000">
          <w:instrText xml:space="preserve">HYPERLINK "https://www.friedmansanchez.com/blog/2024/06/what-to-do-if-your-doctor-refuses-to-order-necessary-tests/"</w:instrText>
        </w:r>
        <w:r w:rsidDel="00000000" w:rsidR="00000000" w:rsidRPr="00000000">
          <w:fldChar w:fldCharType="separate"/>
        </w:r>
        <w:r w:rsidDel="00000000" w:rsidR="00000000" w:rsidRPr="00000000">
          <w:rPr>
            <w:color w:val="1155cc"/>
            <w:u w:val="single"/>
            <w:rtl w:val="0"/>
          </w:rPr>
          <w:t xml:space="preserve">https://www.friedmansanchez.com</w:t>
        </w:r>
        <w:r w:rsidDel="00000000" w:rsidR="00000000" w:rsidRPr="00000000">
          <w:fldChar w:fldCharType="end"/>
        </w:r>
        <w:r w:rsidDel="00000000" w:rsidR="00000000" w:rsidRPr="00000000">
          <w:rPr>
            <w:rtl w:val="0"/>
          </w:rPr>
        </w:r>
      </w:ins>
    </w:p>
    <w:p w:rsidR="00000000" w:rsidDel="00000000" w:rsidP="00000000" w:rsidRDefault="00000000" w:rsidRPr="00000000" w14:paraId="00000305">
      <w:pPr>
        <w:rPr>
          <w:ins w:author="" w:id="0"/>
          <w:color w:val="1155cc"/>
          <w:u w:val="single"/>
        </w:rPr>
      </w:pPr>
      <w:ins w:author="" w:id="0">
        <w:r w:rsidDel="00000000" w:rsidR="00000000" w:rsidRPr="00000000">
          <w:rPr>
            <w:color w:val="ffffff"/>
            <w:rtl w:val="0"/>
          </w:rPr>
          <w:t xml:space="preserve">[14] </w:t>
        </w:r>
        <w:r w:rsidDel="00000000" w:rsidR="00000000" w:rsidRPr="00000000">
          <w:fldChar w:fldCharType="begin"/>
        </w:r>
        <w:r w:rsidDel="00000000" w:rsidR="00000000" w:rsidRPr="00000000">
          <w:instrText xml:space="preserve">HYPERLINK "https://disabilityparenting.com/3-ways-to-advocate-for-your-child-at-medical-appointments/"</w:instrText>
        </w:r>
        <w:r w:rsidDel="00000000" w:rsidR="00000000" w:rsidRPr="00000000">
          <w:fldChar w:fldCharType="separate"/>
        </w:r>
        <w:r w:rsidDel="00000000" w:rsidR="00000000" w:rsidRPr="00000000">
          <w:rPr>
            <w:color w:val="1155cc"/>
            <w:u w:val="single"/>
            <w:rtl w:val="0"/>
          </w:rPr>
          <w:t xml:space="preserve">https://disabilityparenting.com</w:t>
        </w:r>
        <w:r w:rsidDel="00000000" w:rsidR="00000000" w:rsidRPr="00000000">
          <w:fldChar w:fldCharType="end"/>
        </w:r>
        <w:r w:rsidDel="00000000" w:rsidR="00000000" w:rsidRPr="00000000">
          <w:rPr>
            <w:rtl w:val="0"/>
          </w:rPr>
        </w:r>
      </w:ins>
    </w:p>
    <w:p w:rsidR="00000000" w:rsidDel="00000000" w:rsidP="00000000" w:rsidRDefault="00000000" w:rsidRPr="00000000" w14:paraId="00000306">
      <w:pPr>
        <w:rPr>
          <w:ins w:author="" w:id="0"/>
          <w:color w:val="1155cc"/>
          <w:u w:val="single"/>
        </w:rPr>
      </w:pPr>
      <w:ins w:author="" w:id="0">
        <w:r w:rsidDel="00000000" w:rsidR="00000000" w:rsidRPr="00000000">
          <w:rPr>
            <w:color w:val="ffffff"/>
            <w:rtl w:val="0"/>
          </w:rPr>
          <w:t xml:space="preserve">[15] </w:t>
        </w:r>
        <w:r w:rsidDel="00000000" w:rsidR="00000000" w:rsidRPr="00000000">
          <w:fldChar w:fldCharType="begin"/>
        </w:r>
        <w:r w:rsidDel="00000000" w:rsidR="00000000" w:rsidRPr="00000000">
          <w:instrText xml:space="preserve">HYPERLINK "https://www.texaschildrens.org/find-a-provider/sanjay-deshpande-md-mbbs-dch-dnb-mnams"</w:instrText>
        </w:r>
        <w:r w:rsidDel="00000000" w:rsidR="00000000" w:rsidRPr="00000000">
          <w:fldChar w:fldCharType="separate"/>
        </w:r>
        <w:r w:rsidDel="00000000" w:rsidR="00000000" w:rsidRPr="00000000">
          <w:rPr>
            <w:color w:val="1155cc"/>
            <w:u w:val="single"/>
            <w:rtl w:val="0"/>
          </w:rPr>
          <w:t xml:space="preserve">https://www.texaschildrens.org</w:t>
        </w:r>
        <w:r w:rsidDel="00000000" w:rsidR="00000000" w:rsidRPr="00000000">
          <w:fldChar w:fldCharType="end"/>
        </w:r>
        <w:r w:rsidDel="00000000" w:rsidR="00000000" w:rsidRPr="00000000">
          <w:rPr>
            <w:rtl w:val="0"/>
          </w:rPr>
        </w:r>
      </w:ins>
    </w:p>
    <w:p w:rsidR="00000000" w:rsidDel="00000000" w:rsidP="00000000" w:rsidRDefault="00000000" w:rsidRPr="00000000" w14:paraId="00000307">
      <w:pPr>
        <w:rPr>
          <w:ins w:author="" w:id="0"/>
          <w:color w:val="1155cc"/>
          <w:u w:val="single"/>
        </w:rPr>
      </w:pPr>
      <w:ins w:author="" w:id="0">
        <w:r w:rsidDel="00000000" w:rsidR="00000000" w:rsidRPr="00000000">
          <w:rPr>
            <w:color w:val="ffffff"/>
            <w:rtl w:val="0"/>
          </w:rPr>
          <w:t xml:space="preserve">[16] </w:t>
        </w:r>
        <w:r w:rsidDel="00000000" w:rsidR="00000000" w:rsidRPr="00000000">
          <w:fldChar w:fldCharType="begin"/>
        </w:r>
        <w:r w:rsidDel="00000000" w:rsidR="00000000" w:rsidRPr="00000000">
          <w:instrText xml:space="preserve">HYPERLINK "https://www.google.com/viewer/place?mid=/g/1hhjbfctc"</w:instrText>
        </w:r>
        <w:r w:rsidDel="00000000" w:rsidR="00000000" w:rsidRPr="00000000">
          <w:fldChar w:fldCharType="separate"/>
        </w:r>
        <w:r w:rsidDel="00000000" w:rsidR="00000000" w:rsidRPr="00000000">
          <w:rPr>
            <w:color w:val="1155cc"/>
            <w:u w:val="single"/>
            <w:rtl w:val="0"/>
          </w:rPr>
          <w:t xml:space="preserve">https://www.google.com</w:t>
        </w:r>
        <w:r w:rsidDel="00000000" w:rsidR="00000000" w:rsidRPr="00000000">
          <w:fldChar w:fldCharType="end"/>
        </w:r>
        <w:r w:rsidDel="00000000" w:rsidR="00000000" w:rsidRPr="00000000">
          <w:rPr>
            <w:rtl w:val="0"/>
          </w:rPr>
        </w:r>
      </w:ins>
    </w:p>
    <w:p w:rsidR="00000000" w:rsidDel="00000000" w:rsidP="00000000" w:rsidRDefault="00000000" w:rsidRPr="00000000" w14:paraId="00000308">
      <w:pPr>
        <w:rPr>
          <w:ins w:author="" w:id="0"/>
          <w:color w:val="ffffff"/>
        </w:rPr>
      </w:pPr>
      <w:ins w:author="" w:id="0">
        <w:r w:rsidDel="00000000" w:rsidR="00000000" w:rsidRPr="00000000">
          <w:rPr>
            <w:rtl w:val="0"/>
          </w:rPr>
        </w:r>
      </w:ins>
    </w:p>
    <w:p w:rsidR="00000000" w:rsidDel="00000000" w:rsidP="00000000" w:rsidRDefault="00000000" w:rsidRPr="00000000" w14:paraId="00000309">
      <w:pPr>
        <w:rPr>
          <w:ins w:author="" w:id="0"/>
          <w:color w:val="ffffff"/>
        </w:rPr>
      </w:pPr>
      <w:ins w:author="" w:id="0">
        <w:r w:rsidDel="00000000" w:rsidR="00000000" w:rsidRPr="00000000">
          <w:rPr>
            <w:rtl w:val="0"/>
          </w:rPr>
        </w:r>
      </w:ins>
    </w:p>
    <w:p w:rsidR="00000000" w:rsidDel="00000000" w:rsidP="00000000" w:rsidRDefault="00000000" w:rsidRPr="00000000" w14:paraId="0000030A">
      <w:pPr>
        <w:rPr>
          <w:ins w:author="" w:id="0"/>
          <w:color w:val="ffffff"/>
        </w:rPr>
      </w:pPr>
      <w:ins w:author="" w:id="0">
        <w:r w:rsidDel="00000000" w:rsidR="00000000" w:rsidRPr="00000000">
          <w:rPr>
            <w:rtl w:val="0"/>
          </w:rPr>
        </w:r>
      </w:ins>
    </w:p>
    <w:p w:rsidR="00000000" w:rsidDel="00000000" w:rsidP="00000000" w:rsidRDefault="00000000" w:rsidRPr="00000000" w14:paraId="0000030B">
      <w:pPr>
        <w:rPr>
          <w:ins w:author="" w:id="0"/>
        </w:rPr>
      </w:pPr>
      <w:ins w:author="" w:id="0">
        <w:r w:rsidDel="00000000" w:rsidR="00000000" w:rsidRPr="00000000">
          <w:rPr>
            <w:rtl w:val="0"/>
          </w:rPr>
        </w:r>
      </w:ins>
    </w:p>
    <w:p w:rsidR="00000000" w:rsidDel="00000000" w:rsidP="00000000" w:rsidRDefault="00000000" w:rsidRPr="00000000" w14:paraId="0000030C">
      <w:pPr>
        <w:rPr>
          <w:ins w:author="" w:id="0"/>
        </w:rPr>
      </w:pPr>
      <w:ins w:author="" w:id="0">
        <w:r w:rsidDel="00000000" w:rsidR="00000000" w:rsidRPr="00000000">
          <w:rPr>
            <w:rtl w:val="0"/>
          </w:rPr>
        </w:r>
      </w:ins>
    </w:p>
    <w:p w:rsidR="00000000" w:rsidDel="00000000" w:rsidP="00000000" w:rsidRDefault="00000000" w:rsidRPr="00000000" w14:paraId="0000030D">
      <w:pPr>
        <w:rPr>
          <w:ins w:author="" w:id="0"/>
        </w:rPr>
      </w:pPr>
      <w:ins w:author="" w:id="0">
        <w:r w:rsidDel="00000000" w:rsidR="00000000" w:rsidRPr="00000000">
          <w:rPr>
            <w:rtl w:val="0"/>
          </w:rPr>
        </w:r>
      </w:ins>
    </w:p>
    <w:p w:rsidR="00000000" w:rsidDel="00000000" w:rsidP="00000000" w:rsidRDefault="00000000" w:rsidRPr="00000000" w14:paraId="0000030E">
      <w:pPr>
        <w:rPr>
          <w:ins w:author="" w:id="0"/>
        </w:rPr>
      </w:pPr>
      <w:ins w:author="" w:id="0">
        <w:r w:rsidDel="00000000" w:rsidR="00000000" w:rsidRPr="00000000">
          <w:rPr>
            <w:rtl w:val="0"/>
          </w:rPr>
        </w:r>
      </w:ins>
    </w:p>
    <w:p w:rsidR="00000000" w:rsidDel="00000000" w:rsidP="00000000" w:rsidRDefault="00000000" w:rsidRPr="00000000" w14:paraId="0000030F">
      <w:pPr>
        <w:rPr>
          <w:ins w:author="" w:id="0"/>
        </w:rPr>
      </w:pPr>
      <w:ins w:author="" w:id="0">
        <w:r w:rsidDel="00000000" w:rsidR="00000000" w:rsidRPr="00000000">
          <w:rPr>
            <w:rtl w:val="0"/>
          </w:rPr>
        </w:r>
      </w:ins>
    </w:p>
    <w:p w:rsidR="00000000" w:rsidDel="00000000" w:rsidP="00000000" w:rsidRDefault="00000000" w:rsidRPr="00000000" w14:paraId="0000031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